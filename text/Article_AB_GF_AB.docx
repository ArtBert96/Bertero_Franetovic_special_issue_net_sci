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D5A74A" w14:textId="1D7B3F1C" w:rsidR="00CF178C" w:rsidRPr="00753F1A" w:rsidRDefault="0062590A" w:rsidP="007E7B00">
      <w:pPr>
        <w:pStyle w:val="Heading1"/>
        <w:rPr>
          <w:lang w:val="en-US"/>
        </w:rPr>
      </w:pPr>
      <w:r w:rsidRPr="0062590A">
        <w:rPr>
          <w:lang w:val="en-US"/>
        </w:rPr>
        <w:t xml:space="preserve">Mapping the Cognitive Landscape: Exploring Attitudes Towards Inequality </w:t>
      </w:r>
      <w:r>
        <w:rPr>
          <w:lang w:val="en-US"/>
        </w:rPr>
        <w:t xml:space="preserve">in the U.S. </w:t>
      </w:r>
      <w:r w:rsidRPr="0062590A">
        <w:rPr>
          <w:lang w:val="en-US"/>
        </w:rPr>
        <w:t>Using a Network Framework</w:t>
      </w:r>
    </w:p>
    <w:p w14:paraId="6A096E40" w14:textId="7606324E" w:rsidR="00CF178C" w:rsidRPr="00753F1A" w:rsidRDefault="00CF178C" w:rsidP="007E7B00">
      <w:pPr>
        <w:pStyle w:val="Heading2"/>
      </w:pPr>
      <w:r w:rsidRPr="00753F1A">
        <w:t>Abstract</w:t>
      </w:r>
    </w:p>
    <w:p w14:paraId="5AE6725E" w14:textId="4603FC05" w:rsidR="00760EEE" w:rsidRPr="00753F1A" w:rsidRDefault="00760EEE" w:rsidP="0058352C">
      <w:r w:rsidRPr="00760EEE">
        <w:t>This article explores the growing field of subjective inequality, addressing the limitations of prior social justice research, which often employed unsystematic approaches or focused narrowly on population-level attitudes. Using a</w:t>
      </w:r>
      <w:bookmarkStart w:id="0" w:name="_Hlk164420428"/>
      <w:r w:rsidRPr="00760EEE">
        <w:t xml:space="preserve"> tripartite analytical </w:t>
      </w:r>
      <w:r w:rsidR="006805DD">
        <w:t>strategy</w:t>
      </w:r>
      <w:r w:rsidRPr="00760EEE">
        <w:t xml:space="preserve"> </w:t>
      </w:r>
      <w:bookmarkEnd w:id="0"/>
      <w:r w:rsidRPr="00760EEE">
        <w:t xml:space="preserve">on ISSP data from the U.S., we </w:t>
      </w:r>
      <w:r w:rsidRPr="00732737">
        <w:rPr>
          <w:i/>
          <w:iCs/>
        </w:rPr>
        <w:t>model</w:t>
      </w:r>
      <w:r w:rsidRPr="00760EEE">
        <w:t xml:space="preserve"> attitudes towards economic inequality as a </w:t>
      </w:r>
      <w:ins w:id="1" w:author="Arturo Bertero" w:date="2024-04-23T09:42:00Z">
        <w:r w:rsidR="00796CA3">
          <w:t>belief system, wi</w:t>
        </w:r>
      </w:ins>
      <w:ins w:id="2" w:author="Arturo Bertero" w:date="2024-04-23T09:43:00Z">
        <w:r w:rsidR="00796CA3">
          <w:t xml:space="preserve">ch is a </w:t>
        </w:r>
      </w:ins>
      <w:r w:rsidRPr="00760EEE">
        <w:t xml:space="preserve">network of interacting cognitive evaluations, </w:t>
      </w:r>
      <w:del w:id="3" w:author="Arturo Bertero" w:date="2024-04-23T09:43:00Z">
        <w:r w:rsidRPr="00760EEE" w:rsidDel="00796CA3">
          <w:delText xml:space="preserve">revealing </w:delText>
        </w:r>
      </w:del>
      <w:ins w:id="4" w:author="Arturo Bertero" w:date="2024-04-23T09:43:00Z">
        <w:r w:rsidR="00796CA3">
          <w:t>that reveals</w:t>
        </w:r>
        <w:r w:rsidR="00796CA3" w:rsidRPr="00760EEE">
          <w:t xml:space="preserve"> </w:t>
        </w:r>
      </w:ins>
      <w:r w:rsidRPr="00760EEE">
        <w:t xml:space="preserve">a small-world structure. Central to this network are the perception of income inequality and support for public redistribution. Additionally, we </w:t>
      </w:r>
      <w:r w:rsidR="0062590A" w:rsidRPr="00732737">
        <w:rPr>
          <w:i/>
          <w:iCs/>
        </w:rPr>
        <w:t>estimate</w:t>
      </w:r>
      <w:r w:rsidRPr="00760EEE">
        <w:t xml:space="preserve"> how anger towards inequality impacts this </w:t>
      </w:r>
      <w:del w:id="5" w:author="Arturo Bertero" w:date="2024-04-23T09:42:00Z">
        <w:r w:rsidRPr="00760EEE" w:rsidDel="00796CA3">
          <w:delText>network</w:delText>
        </w:r>
      </w:del>
      <w:ins w:id="6" w:author="Arturo Bertero" w:date="2024-04-23T09:42:00Z">
        <w:r w:rsidR="00796CA3">
          <w:t>belief system</w:t>
        </w:r>
      </w:ins>
      <w:r w:rsidRPr="00760EEE">
        <w:t xml:space="preserve">, using a moderated </w:t>
      </w:r>
      <w:ins w:id="7" w:author="Arturo Bertero" w:date="2024-04-23T09:42:00Z">
        <w:r w:rsidR="00796CA3">
          <w:t xml:space="preserve">network </w:t>
        </w:r>
      </w:ins>
      <w:r w:rsidRPr="00760EEE">
        <w:t xml:space="preserve">model to demonstrate that anger significantly influences nearly one-third of the network's </w:t>
      </w:r>
      <w:del w:id="8" w:author="Arturo Bertero" w:date="2024-04-23T09:43:00Z">
        <w:r w:rsidRPr="00760EEE" w:rsidDel="00796CA3">
          <w:delText>connections</w:delText>
        </w:r>
      </w:del>
      <w:ins w:id="9" w:author="Arturo Bertero" w:date="2024-04-23T09:43:00Z">
        <w:r w:rsidR="00796CA3">
          <w:t>ties</w:t>
        </w:r>
      </w:ins>
      <w:r w:rsidRPr="00760EEE">
        <w:t xml:space="preserve">. Lastly, by </w:t>
      </w:r>
      <w:r w:rsidRPr="00732737">
        <w:rPr>
          <w:i/>
          <w:iCs/>
        </w:rPr>
        <w:t>simulating</w:t>
      </w:r>
      <w:r w:rsidRPr="00760EEE">
        <w:t xml:space="preserve"> changes in attitude, we find that modifications at the network's central nodes lead to more significant overall shifts than those at its periphery. This comprehensive approach provides nuanced insights into the complex dynamics of public opinion on inequality.</w:t>
      </w:r>
    </w:p>
    <w:p w14:paraId="6B9571AF" w14:textId="77777777" w:rsidR="0027000C" w:rsidRPr="00753F1A" w:rsidRDefault="0027000C" w:rsidP="0058352C"/>
    <w:p w14:paraId="38A1AD71" w14:textId="7DB4E56E" w:rsidR="00CF178C" w:rsidRPr="00753F1A" w:rsidRDefault="00CF178C" w:rsidP="007E7B00">
      <w:pPr>
        <w:pStyle w:val="Heading2"/>
      </w:pPr>
      <w:r w:rsidRPr="00753F1A">
        <w:rPr>
          <w:rFonts w:asciiTheme="majorHAnsi" w:hAnsiTheme="majorHAnsi" w:cstheme="majorBidi"/>
        </w:rPr>
        <w:t>1.</w:t>
      </w:r>
      <w:r w:rsidRPr="00753F1A">
        <w:t xml:space="preserve"> Introduction</w:t>
      </w:r>
    </w:p>
    <w:p w14:paraId="20B0C6C7" w14:textId="5D1B3818" w:rsidR="0058352C" w:rsidRPr="00753F1A" w:rsidRDefault="0058352C" w:rsidP="00DB73F8">
      <w:r w:rsidRPr="00753F1A">
        <w:t>Inequality represents one of the greatest challenges in contemporary societies</w:t>
      </w:r>
      <w:r w:rsidR="00DE1D52" w:rsidRPr="00753F1A">
        <w:t>, and it has been extensively studied in the U.S</w:t>
      </w:r>
      <w:r w:rsidRPr="00753F1A">
        <w:t>. The rise of disparities between social groups has reached unprecedented levels over the last decades</w:t>
      </w:r>
      <w:r w:rsidR="00D2322B" w:rsidRPr="00753F1A">
        <w:t xml:space="preserve"> </w:t>
      </w:r>
      <w:r w:rsidR="00D2322B" w:rsidRPr="00753F1A">
        <w:fldChar w:fldCharType="begin"/>
      </w:r>
      <w:r w:rsidR="00D2322B" w:rsidRPr="00753F1A">
        <w:instrText xml:space="preserve"> ADDIN ZOTERO_ITEM CSL_CITATION {"citationID":"4OVV3XZy","properties":{"formattedCitation":"(Atkinson et al., 2011; Keeley, 2015; Lansing &amp; Markiewicz, 2018)","plainCitation":"(Atkinson et al., 2011; Keeley, 2015; Lansing &amp; Markiewicz, 2018)","noteIndex":0},"citationItems":[{"id":1466,"uris":["http://zotero.org/groups/5379819/items/7NET3T7W"],"itemData":{"id":1466,"type":"article-journal","abstract":"A recent literature has constructed top income shares time series over the long run for more than twenty countries using income tax statistics. Top incomes represent a small share of the population but a very significant share of total income and total taxes paid. Hence, aggregate economic growth per capita and Gini inequality indexes are sensitive to excluding or including top incomes. We discuss the estimation methods and issues that arise when constructing top income share series, including income definition and comparability over time and across countries, tax avoidance, and tax evasion. We provide a summary of the key empirical findings. Most countries experience a dramatic drop in top income shares in the first part of the twentieth century in general due to shocks to top capital incomes during the wars and depression shocks. Top income shares do not recover in the immediate postwar decades. However, over the last thirty years, top income shares have increased substantially in English speaking countries and in India and China but not in continental European countries or Japan. This increase is due in part to an unprecedented surge in top wage incomes. As a result, wage income comprises a larger fraction of top incomes than in the past. Finally, we discuss the theoretical and empirical models that have been proposed to account for the facts and the main questions that remain open. (JEL D31, D63, H26, N30)","container-title":"Journal of Economic Literature","DOI":"10.1257/jel.49.1.3","ISSN":"0022-0515","issue":"1","journalAbbreviation":"Journal of Economic Literature","language":"en","page":"3-71","source":"DOI.org (Crossref)","title":"Top Incomes in the Long Run of History","volume":"49","author":[{"family":"Atkinson","given":"Anthony B"},{"family":"Piketty","given":"Thomas"},{"family":"Saez","given":"Emmanuel"}],"issued":{"date-parts":[["2011",3,1]]}}},{"id":1468,"uris":["http://zotero.org/groups/5379819/items/UFTMRTPJ"],"itemData":{"id":1468,"type":"book","collection-title":"OECD Insights","ISBN":"978-92-64-24600-3","language":"en","note":"DOI: 10.1787/9789264246010-en","publisher":"OECD","source":"DOI.org (Crossref)","title":"Income Inequality: The Gap between Rich and Poor","title-short":"Income Inequality","URL":"https://www.oecd-ilibrary.org/social-issues-migration-health/income-inequality_9789264246010-en","author":[{"family":"Keeley","given":"Brian"}],"accessed":{"date-parts":[["2024",2,14]]},"issued":{"date-parts":[["2015",12,15]]}}},{"id":1469,"uris":["http://zotero.org/groups/5379819/items/LWCWB5AW"],"itemData":{"id":1469,"type":"article-journal","container-title":"The Economic Journal","DOI":"10.1111/ecoj.12411","ISSN":"00130133","issue":"608","journalAbbreviation":"Econ J","language":"en","page":"262-297","source":"DOI.org (Crossref)","title":"Top Incomes, Rising Inequality and Welfare","volume":"128","author":[{"family":"Lansing","given":"Kevin J."},{"family":"Markiewicz","given":"Agnieszka"}],"issued":{"date-parts":[["2018",2]]}}}],"schema":"https://github.com/citation-style-language/schema/raw/master/csl-citation.json"} </w:instrText>
      </w:r>
      <w:r w:rsidR="00D2322B" w:rsidRPr="00753F1A">
        <w:fldChar w:fldCharType="separate"/>
      </w:r>
      <w:r w:rsidR="00D2322B" w:rsidRPr="00753F1A">
        <w:rPr>
          <w:noProof/>
        </w:rPr>
        <w:t>(Atkinson et al., 2011; Keeley, 2015; Lansing &amp; Markiewicz, 2018)</w:t>
      </w:r>
      <w:r w:rsidR="00D2322B" w:rsidRPr="00753F1A">
        <w:fldChar w:fldCharType="end"/>
      </w:r>
      <w:r w:rsidRPr="00753F1A">
        <w:t xml:space="preserve">, establishing wide differences in the conditions under which people develop their lives </w:t>
      </w:r>
      <w:r w:rsidR="00D2322B" w:rsidRPr="00753F1A">
        <w:fldChar w:fldCharType="begin"/>
      </w:r>
      <w:r w:rsidR="00D2322B" w:rsidRPr="00753F1A">
        <w:instrText xml:space="preserve"> ADDIN ZOTERO_ITEM CSL_CITATION {"citationID":"GFiglJb1","properties":{"formattedCitation":"(Wilkinson &amp; Pickett, 2009)","plainCitation":"(Wilkinson &amp; Pickett, 2009)","noteIndex":0},"citationItems":[{"id":1471,"uris":["http://zotero.org/groups/5379819/items/X42D6JA5"],"itemData":{"id":1471,"type":"article-journal","abstract":"Population health tends to be better in societies where income is more equally distributed. Recent evidence suggests that many other social problems, including mental illness, violence, imprisonment, lack of trust, teenage births, obesity, drug abuse, and poor educational performance of schoolchildren, are also more common in more unequal societies. Differences in the prevalence of ill health and social problems between more and less equal societies seem to be large and to extend to the vast majority of the population. Rather than referencing all the literature, this paper attempts to show which interpretations of these relationships are consistent with the research evidence. After discussing their more important and illuminating characteristics, we conclude that these relationships are likely to reflect a sensitivity of health and social problems to the scale of social stratification and status competition, underpinned by societal differences in material inequality.","container-title":"Annual Review of Sociology","DOI":"10.1146/annurev-soc-070308-115926","ISSN":"0360-0572, 1545-2115","issue":"1","journalAbbreviation":"Annu. Rev. Sociol.","language":"en","page":"493-511","source":"DOI.org (Crossref)","title":"Income Inequality and Social Dysfunction","volume":"35","author":[{"family":"Wilkinson","given":"Richard G."},{"family":"Pickett","given":"Kate E."}],"issued":{"date-parts":[["2009",8,1]]}}}],"schema":"https://github.com/citation-style-language/schema/raw/master/csl-citation.json"} </w:instrText>
      </w:r>
      <w:r w:rsidR="00D2322B" w:rsidRPr="00753F1A">
        <w:fldChar w:fldCharType="separate"/>
      </w:r>
      <w:r w:rsidR="00D2322B" w:rsidRPr="00753F1A">
        <w:rPr>
          <w:noProof/>
        </w:rPr>
        <w:t>(Wilkinson &amp; Pickett, 2009)</w:t>
      </w:r>
      <w:r w:rsidR="00D2322B" w:rsidRPr="00753F1A">
        <w:fldChar w:fldCharType="end"/>
      </w:r>
      <w:r w:rsidR="00D2322B" w:rsidRPr="00753F1A">
        <w:t xml:space="preserve">. </w:t>
      </w:r>
      <w:r w:rsidRPr="00753F1A">
        <w:t>However, the widening of social gaps has not led to a corresponding increase in people's concern about inequality</w:t>
      </w:r>
      <w:r w:rsidR="00D2322B" w:rsidRPr="00753F1A">
        <w:t xml:space="preserve"> </w:t>
      </w:r>
      <w:r w:rsidR="00D2322B" w:rsidRPr="00753F1A">
        <w:fldChar w:fldCharType="begin"/>
      </w:r>
      <w:r w:rsidR="00D2322B" w:rsidRPr="00753F1A">
        <w:instrText xml:space="preserve"> ADDIN ZOTERO_ITEM CSL_CITATION {"citationID":"txInm2sV","properties":{"formattedCitation":"(A. Alesina &amp; Glaeser, 2004; Kenworthy &amp; McCall, 2007; Lierse et al., 2022; L\\uc0\\u252{}bker, 2004)","plainCitation":"(A. Alesina &amp; Glaeser, 2004; Kenworthy &amp; McCall, 2007; Lierse et al., 2022; Lübker, 2004)","noteIndex":0},"citationItems":[{"id":1472,"uris":["http://zotero.org/groups/5379819/items/FJ6T8Q6U"],"itemData":{"id":1472,"type":"book","abstract":"Abstract\n            This book explores the difference in the distributive policies of the United States and Europe. It seeks answers to why Americans are less willing than Europeans to redistribute from the rich to the poor. It finds that redistribution is influenced by political institutions, ethnic heterogeneity, and beliefs about the nature of poverty.","edition":"1","ISBN":"978-0-19-926766-8","language":"en","note":"DOI: 10.1093/0199267669.001.0001","publisher":"Oxford University PressOxford","source":"DOI.org (Crossref)","title":"Fighting Poverty in the US and Europe: A World of Difference","title-short":"Fighting Poverty in the US and Europe","URL":"https://academic.oup.com/book/1371","author":[{"family":"Alesina","given":"Alberto"},{"family":"Glaeser","given":"Edward"}],"accessed":{"date-parts":[["2024",2,14]]},"issued":{"date-parts":[["2004",3,25]]}}},{"id":1473,"uris":["http://zotero.org/groups/5379819/items/K5C3ZJ2P"],"itemData":{"id":1473,"type":"article-journal","container-title":"Socio-Economic Review","DOI":"10.1093/ser/mwm006","ISSN":"1475-1461, 1475-147X","issue":"1","journalAbbreviation":"Socio-Economic Review","language":"en","page":"35-68","source":"DOI.org (Crossref)","title":"Inequality, public opinion and redistribution","volume":"6","author":[{"family":"Kenworthy","given":"L."},{"family":"McCall","given":"L."}],"issued":{"date-parts":[["2007",12,4]]}}},{"id":1475,"uris":["http://zotero.org/groups/5379819/items/MUGJ3T6H"],"itemData":{"id":1475,"type":"article-journal","container-title":"Social Justice Research","DOI":"10.1007/s11211-022-00402-6","ISSN":"0885-7466, 1573-6725","issue":"4","journalAbbreviation":"Soc Just Res","language":"en","page":"367-378","source":"DOI.org (Crossref)","title":"Introduction: Wealth, Inequality and Redistribution in Capitalist Societies","title-short":"Introduction","volume":"35","author":[{"family":"Lierse","given":"Hanna"},{"family":"Sachweh","given":"Patrick"},{"family":"Waitkus","given":"Nora"}],"issued":{"date-parts":[["2022",12]]}}},{"id":1377,"uris":["http://zotero.org/groups/5379819/items/K52ST99L"],"itemData":{"id":1377,"type":"article-journal","container-title":"International Labour Review","DOI":"10.1111/j.1564-913X.2004.tb00547.x","ISSN":"0020-7780, 1564-913X","issue":"1-2","journalAbbreviation":"International Labour Review","language":"en","page":"91-128","source":"DOI.org (Crossref)","title":"Globalization and perceptions of social inequality","volume":"143","author":[{"family":"Lübker","given":"Malte"}],"issued":{"date-parts":[["2004",3]]}}}],"schema":"https://github.com/citation-style-language/schema/raw/master/csl-citation.json"} </w:instrText>
      </w:r>
      <w:r w:rsidR="00D2322B" w:rsidRPr="00753F1A">
        <w:fldChar w:fldCharType="separate"/>
      </w:r>
      <w:r w:rsidR="00D2322B" w:rsidRPr="00753F1A">
        <w:rPr>
          <w:kern w:val="0"/>
        </w:rPr>
        <w:t>(A. Alesina &amp; Glaeser, 2004; Kenworthy &amp; McCall, 2007; Lierse et al., 2022; Lübker, 2004)</w:t>
      </w:r>
      <w:r w:rsidR="00D2322B" w:rsidRPr="00753F1A">
        <w:fldChar w:fldCharType="end"/>
      </w:r>
      <w:r w:rsidRPr="00753F1A">
        <w:t xml:space="preserve">, highlighting that individuals tend to misunderstand the size of inequality, usually underestimating </w:t>
      </w:r>
      <w:r w:rsidR="00D2322B" w:rsidRPr="00753F1A">
        <w:fldChar w:fldCharType="begin"/>
      </w:r>
      <w:r w:rsidR="00D2322B" w:rsidRPr="00753F1A">
        <w:instrText xml:space="preserve"> ADDIN ZOTERO_ITEM CSL_CITATION {"citationID":"QPu0mEN1","properties":{"formattedCitation":"(Hauser &amp; Norton, 2017; Norton &amp; Ariely, 2011)","plainCitation":"(Hauser &amp; Norton, 2017; Norton &amp; Ariely, 2011)","noteIndex":0},"citationItems":[{"id":1477,"uris":["http://zotero.org/groups/5379819/items/8447I7WR"],"itemData":{"id":1477,"type":"article-journal","container-title":"Current Opinion in Psychology","DOI":"10.1016/j.copsyc.2017.07.024","ISSN":"2352250X","journalAbbreviation":"Current Opinion in Psychology","language":"en","page":"21-25","source":"DOI.org (Crossref)","title":"(Mis)perceptions of inequality","volume":"18","author":[{"family":"Hauser","given":"Oliver P"},{"family":"Norton","given":"Michael I"}],"issued":{"date-parts":[["2017",12]]}}},{"id":1479,"uris":["http://zotero.org/groups/5379819/items/W9CVJFEV"],"itemData":{"id":1479,"type":"article-journal","abstract":"Disagreements about the optimal level of wealth inequality underlie policy debates ranging from taxation to welfare. We attempt to insert the desires of “regular” Americans into these debates, by asking a nationally representative online panel to estimate the current distribution of wealth in the United States and to “build a better America” by constructing distributions with their ideal level of inequality. First, respondents dramatically underestimated the current level of wealth inequality. Second, respondents constructed ideal wealth distributions that were far more equitable than even their erroneously low estimates of the actual distribution. Most important from a policy perspective, we observed a surprising level of consensus: All demographic groups—even those not usually associated with wealth redistribution such as Republicans and the wealthy—desired a more equal distribution of wealth than the status quo.","container-title":"Perspectives on Psychological Science","DOI":"10.1177/1745691610393524","ISSN":"1745-6916, 1745-6924","issue":"1","journalAbbreviation":"Perspect Psychol Sci","language":"en","page":"9-12","source":"DOI.org (Crossref)","title":"Building a Better America—One Wealth Quintile at a Time","volume":"6","author":[{"family":"Norton","given":"Michael I."},{"family":"Ariely","given":"Dan"}],"issued":{"date-parts":[["2011",1]]}}}],"schema":"https://github.com/citation-style-language/schema/raw/master/csl-citation.json"} </w:instrText>
      </w:r>
      <w:r w:rsidR="00D2322B" w:rsidRPr="00753F1A">
        <w:fldChar w:fldCharType="separate"/>
      </w:r>
      <w:r w:rsidR="00D2322B" w:rsidRPr="00753F1A">
        <w:rPr>
          <w:noProof/>
        </w:rPr>
        <w:t>(Hauser &amp; Norton, 2017; Norton &amp; Ariely, 2011)</w:t>
      </w:r>
      <w:r w:rsidR="00D2322B" w:rsidRPr="00753F1A">
        <w:fldChar w:fldCharType="end"/>
      </w:r>
      <w:r w:rsidRPr="00753F1A">
        <w:t xml:space="preserve"> but sometimes overestimating it </w:t>
      </w:r>
      <w:r w:rsidR="0074629F" w:rsidRPr="00753F1A">
        <w:fldChar w:fldCharType="begin"/>
      </w:r>
      <w:r w:rsidR="0074629F" w:rsidRPr="00753F1A">
        <w:instrText xml:space="preserve"> ADDIN ZOTERO_ITEM CSL_CITATION {"citationID":"vFvau8Py","properties":{"formattedCitation":"(Chambers et al., 2014)","plainCitation":"(Chambers et al., 2014)","noteIndex":0},"citationItems":[{"id":1427,"uris":["http://zotero.org/groups/5379819/items/RX849JW9"],"itemData":{"id":1427,"type":"article-journal","abstract":"Three studies examined Americans’ perceptions of incomes and income inequality using a variety of criterion measures. Contrary to recent findings indicating that Americans underestimate wealth inequality, we found that Americans not only overestimated the rise of income inequality over time, but also underestimated average incomes. Thus, economic conditions in America are more favorable than people seem to realize. Furthermore, ideological differences emerged in two of these studies, such that political liberals overestimated the rise of inequality more than political conservatives. Implications of these findings for public policy debates and ideological disagreements are discussed.","container-title":"Psychological Science","DOI":"10.1177/0956797613504965","issue":"2","note":"_eprint: https://doi.org/10.1177/0956797613504965\nPMID: 24317422","page":"613-618","title":"Better Off Than We Know: Distorted Perceptions of Incomes and Income Inequality in America","volume":"25","author":[{"family":"Chambers","given":"John R."},{"family":"Swan","given":"Lawton K."},{"family":"Heesacker","given":"Martin"}],"issued":{"date-parts":[["2014"]]}}}],"schema":"https://github.com/citation-style-language/schema/raw/master/csl-citation.json"} </w:instrText>
      </w:r>
      <w:r w:rsidR="0074629F" w:rsidRPr="00753F1A">
        <w:fldChar w:fldCharType="separate"/>
      </w:r>
      <w:r w:rsidR="0074629F" w:rsidRPr="00753F1A">
        <w:rPr>
          <w:noProof/>
        </w:rPr>
        <w:t>(Chambers et al., 2014)</w:t>
      </w:r>
      <w:r w:rsidR="0074629F" w:rsidRPr="00753F1A">
        <w:fldChar w:fldCharType="end"/>
      </w:r>
      <w:r w:rsidR="00D2322B" w:rsidRPr="00753F1A">
        <w:t>.</w:t>
      </w:r>
      <w:r w:rsidRPr="00753F1A">
        <w:t xml:space="preserve"> Therefore, the distribution of resources across societies does not have a direct link to how people understand inequality</w:t>
      </w:r>
      <w:r w:rsidR="0074629F" w:rsidRPr="00753F1A">
        <w:t xml:space="preserve"> </w:t>
      </w:r>
      <w:r w:rsidR="0074629F" w:rsidRPr="00753F1A">
        <w:fldChar w:fldCharType="begin"/>
      </w:r>
      <w:r w:rsidR="0074629F" w:rsidRPr="00753F1A">
        <w:instrText xml:space="preserve"> ADDIN ZOTERO_ITEM CSL_CITATION {"citationID":"cYoAvteX","properties":{"formattedCitation":"(K. Trump, 2023)","plainCitation":"(K. Trump, 2023)","noteIndex":0},"citationItems":[{"id":1380,"uris":["http://zotero.org/groups/5379819/items/VR2WTPXV"],"itemData":{"id":1380,"type":"article-journal","abstract":"Abstract\n            \n              Objectives\n              This study aims to contribute to our understanding of the relationship between income inequality, perceptions of income inequality, and support for redistribution. In particular, it asks whether income inequality affects support for redistribution by influencing perceptions of inequality.\n            \n            \n              Methods\n              This study combines the pay ratio measures from the International Social Survey Project with income inequality measures from the Standardized World Income Inequality Database. The analysis proceeds in three steps, asking whether (1) inequality is related to perceived inequality, (2) perceived inequality is related to preferences for inequality, and (3) perceived inequality is related to support for redistribution.\n            \n            \n              Results\n              Income inequality is unrelated to perceptions of inequality. Perceptions of inequality strongly predict preferred inequality, reinforcing the prior conclusion that anchoring effects likely cause this close relationship. Perceptions of inequality also predict support for redistribution. However, because actual inequality is unrelated to perceived inequality, there is no link between actual inequality and either preferred inequality or support for redistribution.\n            \n            \n              Conclusion\n              The overall pattern of results is consistent with the interpretation that perceptions of income inequality may be politically co‐determined with support for inequality and redistribution, instead of perceptions being mental antecedents of these attitudes.","container-title":"Social Science Quarterly","DOI":"10.1111/ssqu.13269","ISSN":"0038-4941, 1540-6237","issue":"2","journalAbbreviation":"Social Science Quarterly","language":"en","page":"180-188","source":"DOI.org (Crossref)","title":"Income inequality is unrelated to perceived inequality and support for redistribution","volume":"104","author":[{"family":"Trump","given":"Kris‐Stella"}],"issued":{"date-parts":[["2023",3]]}}}],"schema":"https://github.com/citation-style-language/schema/raw/master/csl-citation.json"} </w:instrText>
      </w:r>
      <w:r w:rsidR="0074629F" w:rsidRPr="00753F1A">
        <w:fldChar w:fldCharType="separate"/>
      </w:r>
      <w:r w:rsidR="0074629F" w:rsidRPr="00753F1A">
        <w:rPr>
          <w:noProof/>
        </w:rPr>
        <w:t>(Trump, 2023)</w:t>
      </w:r>
      <w:r w:rsidR="0074629F" w:rsidRPr="00753F1A">
        <w:fldChar w:fldCharType="end"/>
      </w:r>
      <w:r w:rsidRPr="00753F1A">
        <w:t xml:space="preserve">. The rise of disparities, coupled with the complex relationship between objective and subjective inequality, has made the study of people's attitudes towards inequality a field of great scientific development in recent years across sociology </w:t>
      </w:r>
      <w:r w:rsidR="0074629F" w:rsidRPr="00753F1A">
        <w:fldChar w:fldCharType="begin"/>
      </w:r>
      <w:r w:rsidR="0074629F" w:rsidRPr="00753F1A">
        <w:instrText xml:space="preserve"> ADDIN ZOTERO_ITEM CSL_CITATION {"citationID":"GayBfEfh","properties":{"formattedCitation":"(Mijs, 2019)","plainCitation":"(Mijs, 2019)","noteIndex":0},"citationItems":[{"id":1323,"uris":["http://zotero.org/groups/5379819/items/GFFNB3FS"],"itemData":{"id":1323,"type":"article-journal","abstract":"Abstract Inequality is on the rise: gains have been concentrated with a small elite, while most have seen their fortunes stagnate or fall. Despite what scholars and journalists consider a worrying trend, there is no evidence of growing popular concern about inequality. In fact, research suggests that citizens in unequal societies are less concerned than those in more egalitarian societies. How to make sense of this paradox? I argue that citizens’ consent to inequality is explained by their growing conviction that societal success is reflective of a meritocratic process. Drawing on 25 years of International Social Survey Program data, I show that rising inequality is legitimated by the popular belief that the income gap is meritocratically deserved: the more unequal a society, the more likely its citizens are to explain success in meritocratic terms, and the less important they deem nonmeritocratic factors such as a person’s family wealth and connections.","container-title":"Socio-Economic Review","DOI":"10.1093/ser/mwy051","ISSN":"1475-1461","issue":"1","page":"7–35","title":"The paradox of inequality: income inequality and belief in meritocracy go hand in hand","volume":"19","author":[{"family":"Mijs","given":"Jonathan J B"}],"issued":{"date-parts":[["2019"]]}}}],"schema":"https://github.com/citation-style-language/schema/raw/master/csl-citation.json"} </w:instrText>
      </w:r>
      <w:r w:rsidR="0074629F" w:rsidRPr="00753F1A">
        <w:fldChar w:fldCharType="separate"/>
      </w:r>
      <w:r w:rsidR="0074629F" w:rsidRPr="00753F1A">
        <w:rPr>
          <w:noProof/>
        </w:rPr>
        <w:t>(Mijs, 2019)</w:t>
      </w:r>
      <w:r w:rsidR="0074629F" w:rsidRPr="00753F1A">
        <w:fldChar w:fldCharType="end"/>
      </w:r>
      <w:r w:rsidR="0074629F" w:rsidRPr="00753F1A">
        <w:t>,</w:t>
      </w:r>
      <w:r w:rsidRPr="00753F1A">
        <w:t xml:space="preserve"> political science</w:t>
      </w:r>
      <w:r w:rsidR="0074629F" w:rsidRPr="00753F1A">
        <w:t xml:space="preserve"> </w:t>
      </w:r>
      <w:r w:rsidR="0074629F" w:rsidRPr="00753F1A">
        <w:fldChar w:fldCharType="begin"/>
      </w:r>
      <w:r w:rsidR="0074629F" w:rsidRPr="00753F1A">
        <w:instrText xml:space="preserve"> ADDIN ZOTERO_ITEM CSL_CITATION {"citationID":"9vmP6pA4","properties":{"formattedCitation":"(Larsen, 2016)","plainCitation":"(Larsen, 2016)","noteIndex":0},"citationItems":[{"id":1481,"uris":["http://zotero.org/groups/5379819/items/THXCWIXM"],"itemData":{"id":1481,"type":"article-journal","abstract":"The acceptance of income differences varies across countries. This article suggests belief in three narratives of modernity to account for this: the “tunnel effect,” related to perceptions of generational mobility; the “procedural justice effect,” related to the perceived fairness in the process of getting ahead; and the “middle-class effect,” related to perceptions of the social structure of society. The importance of the suggested narratives is tested by means of the International Social Survey Program (ISSP) 2009 module, which includes 38 countries. The finding is that belief in the three narratives can account for a considerable part of the cross-national variation. Beliefs in procedural justice and the existence of a middle-class society clearly go together with high acceptance of current income differences, while the “tunnel effect” is more complex. In general, belief in generational mobility goes together with acceptance of current income differences. But personal experience of such upward social mobility actually lowers acceptance of current income differences, especially if overall generational mobility in society is believed to be backward. The framework explains most country-cases, which points to the existence of general patterns. But the models also indicate that the Philippines, and to a lesser extent the US and France, are special cases.","container-title":"Acta Sociologica","DOI":"10.1177/0001699315622801","ISSN":"0001-6993, 1502-3869","issue":"2","journalAbbreviation":"Acta Sociologica","language":"en","page":"93-111","source":"DOI.org (Crossref)","title":"How three narratives of modernity justify economic inequality","volume":"59","author":[{"family":"Larsen","given":"Christian Albrekt"}],"issued":{"date-parts":[["2016",5]]}}}],"schema":"https://github.com/citation-style-language/schema/raw/master/csl-citation.json"} </w:instrText>
      </w:r>
      <w:r w:rsidR="0074629F" w:rsidRPr="00753F1A">
        <w:fldChar w:fldCharType="separate"/>
      </w:r>
      <w:r w:rsidR="0074629F" w:rsidRPr="00753F1A">
        <w:rPr>
          <w:noProof/>
        </w:rPr>
        <w:t>(Larsen, 2016)</w:t>
      </w:r>
      <w:r w:rsidR="0074629F" w:rsidRPr="00753F1A">
        <w:fldChar w:fldCharType="end"/>
      </w:r>
      <w:r w:rsidRPr="00753F1A">
        <w:t>, economics</w:t>
      </w:r>
      <w:r w:rsidR="0074629F" w:rsidRPr="00753F1A">
        <w:t xml:space="preserve"> </w:t>
      </w:r>
      <w:r w:rsidR="0074629F" w:rsidRPr="00753F1A">
        <w:fldChar w:fldCharType="begin"/>
      </w:r>
      <w:r w:rsidR="0074629F" w:rsidRPr="00753F1A">
        <w:instrText xml:space="preserve"> ADDIN ZOTERO_ITEM CSL_CITATION {"citationID":"oqU3sOZl","properties":{"formattedCitation":"(Luttig, 2013)","plainCitation":"(Luttig, 2013)","noteIndex":0},"citationItems":[{"id":1482,"uris":["http://zotero.org/groups/5379819/items/4PKKTIKC"],"itemData":{"id":1482,"type":"article-journal","container-title":"Public Opinion Quarterly","DOI":"10.1093/poq/nft025","ISSN":"0033-362X, 1537-5331","issue":"3","journalAbbreviation":"Public Opinion Quarterly","language":"en","page":"811-821","source":"DOI.org (Crossref)","title":"The Structure of Inequality and Americans' Attitudes toward Redistribution","volume":"77","author":[{"family":"Luttig","given":"M."}],"issued":{"date-parts":[["2013",9,1]]}}}],"schema":"https://github.com/citation-style-language/schema/raw/master/csl-citation.json"} </w:instrText>
      </w:r>
      <w:r w:rsidR="0074629F" w:rsidRPr="00753F1A">
        <w:fldChar w:fldCharType="separate"/>
      </w:r>
      <w:r w:rsidR="0074629F" w:rsidRPr="00753F1A">
        <w:rPr>
          <w:noProof/>
        </w:rPr>
        <w:t>(Luttig, 2013)</w:t>
      </w:r>
      <w:r w:rsidR="0074629F" w:rsidRPr="00753F1A">
        <w:fldChar w:fldCharType="end"/>
      </w:r>
      <w:r w:rsidR="002E6E04">
        <w:t xml:space="preserve">, </w:t>
      </w:r>
      <w:r w:rsidRPr="00753F1A">
        <w:t>and social psychology</w:t>
      </w:r>
      <w:r w:rsidR="0074629F" w:rsidRPr="00753F1A">
        <w:t xml:space="preserve"> </w:t>
      </w:r>
      <w:r w:rsidR="0074629F" w:rsidRPr="00753F1A">
        <w:fldChar w:fldCharType="begin"/>
      </w:r>
      <w:r w:rsidR="0074629F" w:rsidRPr="00753F1A">
        <w:instrText xml:space="preserve"> ADDIN ZOTERO_ITEM CSL_CITATION {"citationID":"CAQdRwwk","properties":{"formattedCitation":"(Hegtvedt &amp; Isom, 2014)","plainCitation":"(Hegtvedt &amp; Isom, 2014)","noteIndex":0},"citationItems":[{"id":1483,"uris":["http://zotero.org/groups/5379819/items/CIH7YWE8"],"itemData":{"id":1483,"type":"chapter","container-title":"Handbook of the Social Psychology of Inequality","event-place":"Dordrecht","ISBN":"978-94-017-9001-7","language":"en","note":"collection-title: Handbooks of Sociology and Social Research\nDOI: 10.1007/978-94-017-9002-4_4","page":"65-94","publisher":"Springer Netherlands","publisher-place":"Dordrecht","source":"DOI.org (Crossref)","title":"Inequality: A Matter of Justice?","title-short":"Inequality","URL":"https://link.springer.com/10.1007/978-94-017-9002-4_4","editor":[{"family":"McLeod","given":"Jane D."},{"family":"Lawler","given":"Edward J."},{"family":"Schwalbe","given":"Michael"}],"author":[{"family":"Hegtvedt","given":"Karen A."},{"family":"Isom","given":"Deena"}],"accessed":{"date-parts":[["2024",2,14]]},"issued":{"date-parts":[["2014"]]}}}],"schema":"https://github.com/citation-style-language/schema/raw/master/csl-citation.json"} </w:instrText>
      </w:r>
      <w:r w:rsidR="0074629F" w:rsidRPr="00753F1A">
        <w:fldChar w:fldCharType="separate"/>
      </w:r>
      <w:r w:rsidR="0074629F" w:rsidRPr="00753F1A">
        <w:rPr>
          <w:noProof/>
        </w:rPr>
        <w:t>(Hegtvedt &amp; Isom, 2014)</w:t>
      </w:r>
      <w:r w:rsidR="0074629F" w:rsidRPr="00753F1A">
        <w:fldChar w:fldCharType="end"/>
      </w:r>
      <w:r w:rsidRPr="00753F1A">
        <w:t xml:space="preserve">. </w:t>
      </w:r>
    </w:p>
    <w:p w14:paraId="346A6F2A" w14:textId="77777777" w:rsidR="0058352C" w:rsidRPr="00753F1A" w:rsidRDefault="0058352C" w:rsidP="00DB73F8"/>
    <w:p w14:paraId="414ADB50" w14:textId="2B578D5F" w:rsidR="0058352C" w:rsidRPr="00753F1A" w:rsidRDefault="0058352C" w:rsidP="00DB73F8">
      <w:r w:rsidRPr="00753F1A">
        <w:t xml:space="preserve">However, research on distributive justice </w:t>
      </w:r>
      <w:del w:id="10" w:author="Arturo Bertero" w:date="2024-04-23T09:45:00Z">
        <w:r w:rsidRPr="00753F1A" w:rsidDel="00234F84">
          <w:delText xml:space="preserve">was </w:delText>
        </w:r>
      </w:del>
      <w:ins w:id="11" w:author="Arturo Bertero" w:date="2024-04-23T09:45:00Z">
        <w:r w:rsidR="00234F84">
          <w:t>is</w:t>
        </w:r>
        <w:r w:rsidR="00234F84" w:rsidRPr="00753F1A">
          <w:t xml:space="preserve"> </w:t>
        </w:r>
      </w:ins>
      <w:r w:rsidRPr="00753F1A">
        <w:t>characterized by two limitations. First, the disparate perceptions, beliefs</w:t>
      </w:r>
      <w:r w:rsidR="002C5925">
        <w:t xml:space="preserve">, and </w:t>
      </w:r>
      <w:r w:rsidR="002C5925" w:rsidRPr="00753F1A">
        <w:t>judgments</w:t>
      </w:r>
      <w:r w:rsidRPr="00753F1A">
        <w:t xml:space="preserve"> composing the construct of attitudes toward inequality have been analyzed unsystematically </w:t>
      </w:r>
      <w:r w:rsidR="00DE1D52" w:rsidRPr="00753F1A">
        <w:fldChar w:fldCharType="begin"/>
      </w:r>
      <w:r w:rsidR="00DE1D52" w:rsidRPr="00753F1A">
        <w:instrText xml:space="preserve"> ADDIN ZOTERO_ITEM CSL_CITATION {"citationID":"t8un5CUi","properties":{"formattedCitation":"(Janmaat, 2013)","plainCitation":"(Janmaat, 2013)","noteIndex":0},"citationItems":[{"id":1255,"uris":["http://zotero.org/groups/5379819/items/IN49LKCF"],"itemData":{"id":1255,"type":"article-journal","abstract":"This study reviews international comparative studies investigating people’s views on inequality. These studies are classified using a framework consisting of three types of conceptions of inequality and two dimensions of inequality. Four perspectives are discussed explaining cross-national differences in views on inequality: the modernist, the culturalist, the micro and the macro perspective. The findings of studies comparing views on inequalities in post-communist and Western states provide more support for the modernist than for the culturalist perspective. Few comparative studies appear to investigate views on inequalities as independent variables impacting on other social attitudes and behaviours. It is argued that the social relevance of the field will be enhanced if more studies can show that views on inequality have an effect on social outcomes complementary to that of objective inequalities. L’étude fait le tour des comparaisons internationales qui ont analysé les opinions sur l’inégalité. On peut les classer à partir de trois conceptions de l’inégalité et de deux dimensions. On obtient en fait quatre modèles qui rendent compte des différences entre nations : le moderniste, le culturaliste, la perspective micro et la perspective macro. Les données comparatives pour les pays ex-communistes et les pays occidentaux s’accordent mieux avec une perspective moderniste que culturaliste. Les études comparatives ont fort peu traité les jugements sur l’inégalité comme variables indépendantes ayant un impact sur d’autres attitudes et comportements sociaux. La pertinence sociale de ce champ d’études serait augmentée si davantage d’études montraient que les jugements sur l’inégalité ont des effets sociaux qui s’ajoutent à ceux des inégalités objectives. Dieser Beitrag interessiert sich für internationale vergleichende Studien, die die Anschauungen über Ungleichheit zum Thema haben. Diese Studien lassen sich in drei Konzepte und zwei Dimensionen von Ungleichheit einteilen. Daraus entstehen vier Modelle, die die unterschiedlichen nationalen Betrachtungsweisen von Ungleichheit erklären: die modernistische Perspektive, die kulturelle Perspektive, die Mikroperspektive und die Makroperspektive. Die vergleichenden Angaben ehemaliger kommunistischer und westlicher Länder stimmen eher mit der modernistischen als mit der kulturalistischen Perspektive überein. Nur wenige der vergleichenden Studien scheinen Ungleichheiten als unabhängige Variablen zu verstehen, die zu anderen sozialen Formen und Verhaltensweisen führen könnten. Die soziale Bedeutung dieses Studienbereichs könnte zunehmen, falls mehrere Untersuchungen zeigen würden, dass die Einstufungen der Ungleichheit soziale Auswirkungen haben, die zu den objektiven Ungleichheiten hinzugefügt werden müssen.","container-title":"European Journal of Sociology","DOI":"10.1017/s0003975613000209","ISSN":"0003-9756","issue":"3","page":"357–389","title":"Subjective Inequality: a Review of International Comparative Studies on People’s Views about Inequality","volume":"54","author":[{"family":"Janmaat","given":"Jan Germen"}],"issued":{"date-parts":[["2013"]]}}}],"schema":"https://github.com/citation-style-language/schema/raw/master/csl-citation.json"} </w:instrText>
      </w:r>
      <w:r w:rsidR="00DE1D52" w:rsidRPr="00753F1A">
        <w:fldChar w:fldCharType="separate"/>
      </w:r>
      <w:r w:rsidR="00DE1D52" w:rsidRPr="00753F1A">
        <w:rPr>
          <w:noProof/>
        </w:rPr>
        <w:t>(Janmaat, 2013)</w:t>
      </w:r>
      <w:r w:rsidR="00DE1D52" w:rsidRPr="00753F1A">
        <w:fldChar w:fldCharType="end"/>
      </w:r>
      <w:r w:rsidR="00DE1D52" w:rsidRPr="00753F1A">
        <w:t xml:space="preserve">. </w:t>
      </w:r>
      <w:r w:rsidRPr="00753F1A">
        <w:t>Researchers working in this field have usually focused</w:t>
      </w:r>
      <w:r w:rsidR="00DE1D52" w:rsidRPr="00753F1A">
        <w:t xml:space="preserve"> either</w:t>
      </w:r>
      <w:r w:rsidRPr="00753F1A">
        <w:t xml:space="preserve"> on a single dimension of this construct </w:t>
      </w:r>
      <w:r w:rsidR="00DE1D52" w:rsidRPr="00753F1A">
        <w:t xml:space="preserve">or on a limited number of indicators per dimension, </w:t>
      </w:r>
      <w:r w:rsidRPr="00753F1A">
        <w:t xml:space="preserve">neglecting important interactions between a larger set of </w:t>
      </w:r>
      <w:r w:rsidR="00DE1D52" w:rsidRPr="00753F1A">
        <w:t>cognitive evaluations of this phenomenon</w:t>
      </w:r>
      <w:r w:rsidRPr="00753F1A">
        <w:t xml:space="preserve">. Moreover, research has often been impeded by a </w:t>
      </w:r>
      <w:r w:rsidR="00E66DA1" w:rsidRPr="00E66DA1">
        <w:t xml:space="preserve">reductionist </w:t>
      </w:r>
      <w:r w:rsidRPr="00753F1A">
        <w:t xml:space="preserve">approach, where attitudes toward inequality are studied in isolation from </w:t>
      </w:r>
      <w:r w:rsidR="00DE1D52" w:rsidRPr="00753F1A">
        <w:t>those related to taxation</w:t>
      </w:r>
      <w:r w:rsidR="002370FF" w:rsidRPr="00753F1A">
        <w:t>,</w:t>
      </w:r>
      <w:r w:rsidR="00DE1D52" w:rsidRPr="00753F1A">
        <w:t xml:space="preserve"> redistribution</w:t>
      </w:r>
      <w:r w:rsidR="002E6E04">
        <w:t>,</w:t>
      </w:r>
      <w:r w:rsidR="002370FF" w:rsidRPr="00753F1A">
        <w:t xml:space="preserve"> and </w:t>
      </w:r>
      <w:r w:rsidR="004B6A10">
        <w:t>wages</w:t>
      </w:r>
      <w:r w:rsidR="00E66DA1">
        <w:t xml:space="preserve"> </w:t>
      </w:r>
      <w:r w:rsidR="00E66DA1" w:rsidRPr="00753F1A">
        <w:fldChar w:fldCharType="begin"/>
      </w:r>
      <w:r w:rsidR="00E66DA1" w:rsidRPr="00753F1A">
        <w:instrText xml:space="preserve"> ADDIN ZOTERO_ITEM CSL_CITATION {"citationID":"NRqVPvqZ","properties":{"formattedCitation":"(Franetovic &amp; Bertero, 2023)","plainCitation":"(Franetovic &amp; Bertero, 2023)","noteIndex":0},"citationItems":[{"id":1354,"uris":["http://zotero.org/groups/5379819/items/FGW2FQRH"],"itemData":{"id":1354,"type":"article-journal","abstract":"This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schema":"https://github.com/citation-style-language/schema/raw/master/csl-citation.json"} </w:instrText>
      </w:r>
      <w:r w:rsidR="00E66DA1" w:rsidRPr="00753F1A">
        <w:fldChar w:fldCharType="separate"/>
      </w:r>
      <w:r w:rsidR="00E66DA1" w:rsidRPr="00753F1A">
        <w:rPr>
          <w:noProof/>
        </w:rPr>
        <w:t>(Franetovic &amp; Bertero, 2023)</w:t>
      </w:r>
      <w:r w:rsidR="00E66DA1" w:rsidRPr="00753F1A">
        <w:fldChar w:fldCharType="end"/>
      </w:r>
      <w:r w:rsidR="00DE1D52" w:rsidRPr="00753F1A">
        <w:t xml:space="preserve">. Secondly, social justice research has long investigated the </w:t>
      </w:r>
      <w:r w:rsidR="00DE1D52" w:rsidRPr="00753F1A">
        <w:rPr>
          <w:i/>
          <w:iCs/>
        </w:rPr>
        <w:t>levels</w:t>
      </w:r>
      <w:r w:rsidR="00DE1D52" w:rsidRPr="00753F1A">
        <w:t xml:space="preserve"> of these attitudes</w:t>
      </w:r>
      <w:r w:rsidR="002370FF" w:rsidRPr="00753F1A">
        <w:t xml:space="preserve"> (the endorsement by individuals)</w:t>
      </w:r>
      <w:r w:rsidR="00DE1D52" w:rsidRPr="00753F1A">
        <w:t xml:space="preserve">, while neglecting the </w:t>
      </w:r>
      <w:del w:id="12" w:author="Arturo Bertero" w:date="2024-04-23T09:46:00Z">
        <w:r w:rsidR="00DE1D52" w:rsidRPr="00753F1A" w:rsidDel="00234F84">
          <w:delText xml:space="preserve">mental </w:delText>
        </w:r>
      </w:del>
      <w:ins w:id="13" w:author="Arturo Bertero" w:date="2024-04-23T09:46:00Z">
        <w:r w:rsidR="00234F84">
          <w:t>cognitive</w:t>
        </w:r>
        <w:r w:rsidR="00234F84" w:rsidRPr="00753F1A">
          <w:t xml:space="preserve"> </w:t>
        </w:r>
      </w:ins>
      <w:r w:rsidR="00DE1D52" w:rsidRPr="00753F1A">
        <w:t>structure in which they are embedded. Indeed, attitudes are not held in isolation</w:t>
      </w:r>
      <w:ins w:id="14" w:author="Arturo Bertero" w:date="2024-04-23T09:47:00Z">
        <w:r w:rsidR="00234F84">
          <w:t xml:space="preserve">, they are </w:t>
        </w:r>
        <w:r w:rsidR="00786AFF">
          <w:t>embedded in</w:t>
        </w:r>
        <w:r w:rsidR="00234F84">
          <w:t xml:space="preserve"> a belief system</w:t>
        </w:r>
      </w:ins>
      <w:r w:rsidR="00DE1D52" w:rsidRPr="00753F1A">
        <w:t xml:space="preserve"> </w:t>
      </w:r>
      <w:r w:rsidR="00DE1D52" w:rsidRPr="00753F1A">
        <w:fldChar w:fldCharType="begin"/>
      </w:r>
      <w:r w:rsidR="00DE1D52" w:rsidRPr="00753F1A">
        <w:instrText xml:space="preserve"> ADDIN ZOTERO_ITEM CSL_CITATION {"citationID":"VkRBwdTQ","properties":{"formattedCitation":"(Converse, 2006)","plainCitation":"(Converse, 2006)","noteIndex":0},"citationItems":[{"id":76,"uris":["http://zotero.org/users/10425122/items/NM5QT6T7"],"itemData":{"id":76,"type":"article-journal","container-title":"Critical Review","DOI":"10.1080/08913810608443650","ISSN":"0891-3811, 1933-8007","issue":"1-3","journalAbbreviation":"Critical Review","language":"en","page":"1-74","source":"DOI.org (Crossref)","title":"The nature of belief systems in mass publics (1964)","volume":"18","author":[{"family":"Converse","given":"Philip E."}],"issued":{"date-parts":[["2006",1]]}}}],"schema":"https://github.com/citation-style-language/schema/raw/master/csl-citation.json"} </w:instrText>
      </w:r>
      <w:r w:rsidR="00DE1D52" w:rsidRPr="00753F1A">
        <w:fldChar w:fldCharType="separate"/>
      </w:r>
      <w:r w:rsidR="00DE1D52" w:rsidRPr="00753F1A">
        <w:rPr>
          <w:noProof/>
        </w:rPr>
        <w:t>(Converse, 2006)</w:t>
      </w:r>
      <w:r w:rsidR="00DE1D52" w:rsidRPr="00753F1A">
        <w:fldChar w:fldCharType="end"/>
      </w:r>
      <w:r w:rsidR="00DE1D52" w:rsidRPr="00753F1A">
        <w:t xml:space="preserve">. The inquiries on the </w:t>
      </w:r>
      <w:r w:rsidR="00DE1D52" w:rsidRPr="002E6E04">
        <w:rPr>
          <w:i/>
          <w:iCs/>
        </w:rPr>
        <w:t>structure</w:t>
      </w:r>
      <w:r w:rsidR="00DE1D52" w:rsidRPr="00753F1A">
        <w:t xml:space="preserve"> of attitudes </w:t>
      </w:r>
      <w:r w:rsidR="001C1580" w:rsidRPr="00753F1A">
        <w:t>toward</w:t>
      </w:r>
      <w:r w:rsidR="00DE1D52" w:rsidRPr="00753F1A">
        <w:t xml:space="preserve"> inequality complement those carried out with standard approaches and shift the focus from the normative stances individuals assume on inequality to how these are packed together to form a belief system </w:t>
      </w:r>
      <w:r w:rsidR="00DE1D52" w:rsidRPr="00753F1A">
        <w:fldChar w:fldCharType="begin"/>
      </w:r>
      <w:r w:rsidR="00DE1D52" w:rsidRPr="00753F1A">
        <w:instrText xml:space="preserve"> ADDIN ZOTERO_ITEM CSL_CITATION {"citationID":"hYmBSL5k","properties":{"formattedCitation":"(Brandt &amp; Sleegers, 2021; Dalege et al., 2016)","plainCitation":"(Brandt &amp; Sleegers, 2021; Dalege et al., 2016)","noteIndex":0},"citationItems":[{"id":1330,"uris":["http://zotero.org/groups/5379819/items/37L4QWPR"],"itemData":{"id":1330,"type":"article-journal","abstract":"A theory of political belief system dynamics should incorporate causal connections between elements of the belief system and the possibility that belief systems are influenced by exogenous factors. These necessary components can be satisfied by conceptualizing an individual's belief system as a network of causally connected attitudes and identities which, via the interactions between the elements and the push of exogenous influences, produces the disparate phenomena in the belief systems literature. We implement this belief systems as networks theory in a dynamic Ising model and demonstrate that the theory can integrate at least six otherwise unrelated phenomenon in the political belief systems literature, including work on attitude consistency, cross-pressures, spillover effects, partisan cues, and ideological differences in attitude consensus. Our findings suggest that belief systems are not just one thing, but emerge from the interactions between the attitudes and identities in the belief system. All code is available: https://osf.io/aswy8/?view_only=99aff77909094bddabb5d382f6db2622.","container-title":"Personality and social psychology review : an official journal of the Society for Personality and Social Psychology, Inc","DOI":"10.1177/1088868321993751","ISSN":"1088-8683","issue":"2","note":"PMID: 33655780","page":"159–185","title":"Evaluating Belief System Networks as a Theory of Political Belief System Dynamics.","volume":"25","author":[{"family":"Brandt","given":"Mark J"},{"family":"Sleegers","given":"Willem W A"}],"issued":{"date-parts":[["2021"]]}}},{"id":1267,"uris":["http://zotero.org/groups/5379819/items/EJNI9S9Y"],"itemData":{"id":1267,"type":"article-journal","abstract":"This article introduces the Causal Attitude Network (CAN) model, which conceptualizes attitudes as networks consisting of evaluative reactions and interactions between these reactions. Relevant evaluative reactions include beliefs, feelings, and behaviors toward the attitude object. Interactions between these reactions arise through direct causal influences (e.g., the belief that snakes are dangerous causes fear of snakes) and mechanisms that support evaluative consistency between related contents of evaluative reactions (e.g., people tend to align their belief that snakes are useful with their belief that snakes help maintain ecological balance). In the CAN model, the structure of attitude networks conforms to a small-world structure: evaluative reactions that are similar to each other form tight clusters, which are connected by a sparser set of “shortcuts” between them. We argue that the CAN model provides a realistic formalized measurement model of attitudes and therefore fills a crucial gap in the attitude literature. Furthermore, the CAN model provides testable predictions for the structure of attitudes and how they develop, remain stable, and change over time. Attitude strength is conceptualized in terms of the connectivity of attitude networks and we show that this provides a parsimonious account of the differences between strong and weak attitudes. We discuss the CAN model in relation to possible extensions, implication for the assessment of attitudes, and possibilities for further study.","container-title":"Psychological Review","DOI":"10.1037/a0039802","ISSN":"1939-1471","issue":"1","language":"en","page":"2–22","title":"Toward a formalized account of attitudes: The Causal Attitude Network (CAN) model.","title-short":"Toward a formalized account of attitudes","volume":"123","author":[{"family":"Dalege","given":"Jonas"},{"family":"Borsboom","given":"Denny"},{"family":"Harreveld","given":"Frenk","dropping-particle":"van"},{"family":"Berg","given":"Helma","dropping-particle":"van den"},{"family":"Conner","given":"Mark"},{"family":"Maas","given":"Han L. J.","dropping-particle":"van der"}],"issued":{"date-parts":[["2016",1]]}}}],"schema":"https://github.com/citation-style-language/schema/raw/master/csl-citation.json"} </w:instrText>
      </w:r>
      <w:r w:rsidR="00DE1D52" w:rsidRPr="00753F1A">
        <w:fldChar w:fldCharType="separate"/>
      </w:r>
      <w:r w:rsidR="00DE1D52" w:rsidRPr="00753F1A">
        <w:rPr>
          <w:noProof/>
        </w:rPr>
        <w:t>(Brandt &amp; Sleegers, 2021; Dalege et al., 2016)</w:t>
      </w:r>
      <w:r w:rsidR="00DE1D52" w:rsidRPr="00753F1A">
        <w:fldChar w:fldCharType="end"/>
      </w:r>
      <w:r w:rsidR="00DE1D52" w:rsidRPr="00753F1A">
        <w:t>.</w:t>
      </w:r>
    </w:p>
    <w:p w14:paraId="1198E7A2" w14:textId="77777777" w:rsidR="0058352C" w:rsidRPr="00753F1A" w:rsidRDefault="0058352C" w:rsidP="00DB73F8"/>
    <w:p w14:paraId="2E97FA3E" w14:textId="7CA673D1" w:rsidR="006805DD" w:rsidRDefault="009C7021" w:rsidP="00DB73F8">
      <w:r w:rsidRPr="009C7021">
        <w:lastRenderedPageBreak/>
        <w:t>This article addresses these shortcomings by using an attitude network approach to study attitudes toward inequality in the United States, one of the countries where social disparities are most visible and impactful</w:t>
      </w:r>
      <w:r>
        <w:t xml:space="preserve"> </w:t>
      </w:r>
      <w:sdt>
        <w:sdtPr>
          <w:alias w:val="SmartCite Citation"/>
          <w:tag w:val="0a3c846c-7570-4913-bd72-3afd46468081:07323f85-b5ff-4eb7-bcae-e369049beafe+"/>
          <w:id w:val="177321816"/>
          <w:placeholder>
            <w:docPart w:val="DefaultPlaceholder_-1854013440"/>
          </w:placeholder>
        </w:sdtPr>
        <w:sdtContent>
          <w:r w:rsidR="001A7B6D" w:rsidRPr="001A7B6D">
            <w:rPr>
              <w:rFonts w:eastAsia="Times New Roman"/>
            </w:rPr>
            <w:t>(Wilkinson &amp; Pickett, 2009)</w:t>
          </w:r>
        </w:sdtContent>
      </w:sdt>
      <w:r w:rsidRPr="009C7021">
        <w:t xml:space="preserve">. </w:t>
      </w:r>
      <w:r w:rsidR="0014162F">
        <w:t>T</w:t>
      </w:r>
      <w:r w:rsidRPr="009C7021">
        <w:t xml:space="preserve">he increasing levels of concentration of income and wealth </w:t>
      </w:r>
      <w:del w:id="15" w:author="Arturo Bertero" w:date="2024-04-23T09:48:00Z">
        <w:r w:rsidRPr="009C7021" w:rsidDel="00CC1CAE">
          <w:delText xml:space="preserve">in </w:delText>
        </w:r>
        <w:r w:rsidR="0014162F" w:rsidDel="00CC1CAE">
          <w:delText xml:space="preserve">the top </w:delText>
        </w:r>
      </w:del>
      <w:sdt>
        <w:sdtPr>
          <w:alias w:val="SmartCite Citation"/>
          <w:tag w:val="0a3c846c-7570-4913-bd72-3afd46468081:0e5a3141-ee8f-4bce-967c-6ede98811cb1+"/>
          <w:id w:val="-1562791218"/>
          <w:placeholder>
            <w:docPart w:val="DefaultPlaceholder_-1854013440"/>
          </w:placeholder>
        </w:sdtPr>
        <w:sdtContent>
          <w:r w:rsidR="001A7B6D" w:rsidRPr="001A7B6D">
            <w:rPr>
              <w:rFonts w:eastAsia="Times New Roman"/>
            </w:rPr>
            <w:t>(Piketty &amp; Saez, 2014)</w:t>
          </w:r>
        </w:sdtContent>
      </w:sdt>
      <w:r w:rsidRPr="009C7021">
        <w:t xml:space="preserve">, </w:t>
      </w:r>
      <w:r w:rsidR="00FA1058">
        <w:rPr>
          <w:rStyle w:val="rynqvb"/>
          <w:lang w:val="en"/>
        </w:rPr>
        <w:t xml:space="preserve">are accompanied by a rise </w:t>
      </w:r>
      <w:r w:rsidRPr="009C7021">
        <w:t xml:space="preserve">in socioeconomic segregation throughout different scenarios of social life </w:t>
      </w:r>
      <w:r w:rsidR="00FA1058">
        <w:t xml:space="preserve">in the United States </w:t>
      </w:r>
      <w:r w:rsidRPr="009C7021">
        <w:t xml:space="preserve">during recent decades </w:t>
      </w:r>
      <w:sdt>
        <w:sdtPr>
          <w:alias w:val="SmartCite Citation"/>
          <w:tag w:val="0a3c846c-7570-4913-bd72-3afd46468081:d2187cad-e95a-4c43-918c-ed3ee6337bee+"/>
          <w:id w:val="387923042"/>
          <w:placeholder>
            <w:docPart w:val="DefaultPlaceholder_-1854013440"/>
          </w:placeholder>
        </w:sdtPr>
        <w:sdtContent>
          <w:r w:rsidR="001A7B6D" w:rsidRPr="001A7B6D">
            <w:rPr>
              <w:rFonts w:eastAsia="Times New Roman"/>
            </w:rPr>
            <w:t>(Mijs &amp; Roe, 2021)</w:t>
          </w:r>
        </w:sdtContent>
      </w:sdt>
      <w:r w:rsidRPr="009C7021">
        <w:t xml:space="preserve">. Likewise, </w:t>
      </w:r>
      <w:r w:rsidR="0014162F" w:rsidRPr="0014162F">
        <w:t>Americans are characterized by</w:t>
      </w:r>
      <w:r w:rsidR="0014162F">
        <w:t xml:space="preserve"> a significative</w:t>
      </w:r>
      <w:r w:rsidRPr="009C7021">
        <w:t xml:space="preserve"> mismatch between </w:t>
      </w:r>
      <w:r w:rsidR="0014162F">
        <w:rPr>
          <w:rStyle w:val="rynqvb"/>
          <w:lang w:val="en"/>
        </w:rPr>
        <w:t xml:space="preserve">the sustained increase in </w:t>
      </w:r>
      <w:r w:rsidRPr="009C7021">
        <w:t xml:space="preserve">economic inequality and </w:t>
      </w:r>
      <w:r w:rsidR="0014162F">
        <w:t>their</w:t>
      </w:r>
      <w:r w:rsidRPr="009C7021">
        <w:t xml:space="preserve"> </w:t>
      </w:r>
      <w:r w:rsidR="0014162F" w:rsidRPr="0014162F">
        <w:t>limited and ambivalent support for redistributive policies</w:t>
      </w:r>
      <w:r w:rsidR="0014162F">
        <w:t xml:space="preserve"> </w:t>
      </w:r>
      <w:sdt>
        <w:sdtPr>
          <w:alias w:val="SmartCite Citation"/>
          <w:tag w:val="0a3c846c-7570-4913-bd72-3afd46468081:44be5d47-41fe-4aea-8318-0fd3663e0896+"/>
          <w:id w:val="-252980951"/>
          <w:placeholder>
            <w:docPart w:val="DefaultPlaceholder_-1854013440"/>
          </w:placeholder>
        </w:sdtPr>
        <w:sdtContent>
          <w:r w:rsidR="001A7B6D" w:rsidRPr="001A7B6D">
            <w:rPr>
              <w:rFonts w:eastAsia="Times New Roman"/>
            </w:rPr>
            <w:t>(Wright, 2018)</w:t>
          </w:r>
        </w:sdtContent>
      </w:sdt>
      <w:r w:rsidR="0014162F">
        <w:t xml:space="preserve">, </w:t>
      </w:r>
      <w:r w:rsidR="00B4701D">
        <w:t xml:space="preserve">commonly explained by </w:t>
      </w:r>
      <w:r w:rsidR="0014162F">
        <w:t>a</w:t>
      </w:r>
      <w:r w:rsidR="00B4701D">
        <w:t xml:space="preserve"> strong perception</w:t>
      </w:r>
      <w:r w:rsidR="0014162F">
        <w:t xml:space="preserve"> of</w:t>
      </w:r>
      <w:r w:rsidR="00B4701D">
        <w:t xml:space="preserve"> meritocracy and </w:t>
      </w:r>
      <w:r w:rsidR="0014162F">
        <w:t>social mobility</w:t>
      </w:r>
      <w:r w:rsidR="00B4701D">
        <w:t xml:space="preserve"> </w:t>
      </w:r>
      <w:sdt>
        <w:sdtPr>
          <w:alias w:val="SmartCite Citation"/>
          <w:tag w:val="0a3c846c-7570-4913-bd72-3afd46468081:da5a5ae7-0cfb-41f6-86a9-e68b605c1aee,0a3c846c-7570-4913-bd72-3afd46468081:f87a53fe-e33d-470e-af6a-057b5821a255+"/>
          <w:id w:val="-1452017080"/>
          <w:placeholder>
            <w:docPart w:val="DefaultPlaceholder_-1854013440"/>
          </w:placeholder>
        </w:sdtPr>
        <w:sdtContent>
          <w:r w:rsidR="001A7B6D" w:rsidRPr="001A7B6D">
            <w:rPr>
              <w:rFonts w:eastAsia="Times New Roman"/>
            </w:rPr>
            <w:t>(Alesina &amp; Glaeser, 2004; Shariff et al., 2016)</w:t>
          </w:r>
        </w:sdtContent>
      </w:sdt>
      <w:r w:rsidRPr="009C7021">
        <w:t>. All these distributive elements make it a country of great interest, which has received tremendous academic attention within the field of social justice research</w:t>
      </w:r>
      <w:r>
        <w:t xml:space="preserve"> </w:t>
      </w:r>
      <w:sdt>
        <w:sdtPr>
          <w:alias w:val="SmartCite Citation"/>
          <w:tag w:val="0a3c846c-7570-4913-bd72-3afd46468081:36468224-4a42-44d2-8a6a-005592428171,0a3c846c-7570-4913-bd72-3afd46468081:a95468ef-e405-4d47-805b-aea5563dcf93+"/>
          <w:id w:val="829023454"/>
          <w:placeholder>
            <w:docPart w:val="DefaultPlaceholder_-1854013440"/>
          </w:placeholder>
        </w:sdtPr>
        <w:sdtContent>
          <w:r w:rsidR="001A7B6D" w:rsidRPr="001A7B6D">
            <w:rPr>
              <w:rFonts w:eastAsia="Times New Roman"/>
            </w:rPr>
            <w:t>(Jasso, 2023; McCall, 2013)</w:t>
          </w:r>
        </w:sdtContent>
      </w:sdt>
      <w:r w:rsidRPr="009C7021">
        <w:t>. However, to date, there is a lack of a holistic and systemic approach capable of understanding how the wide range of Americans' attitudes toward inequality are structured and related to each other.</w:t>
      </w:r>
    </w:p>
    <w:p w14:paraId="67270063" w14:textId="77777777" w:rsidR="009C7021" w:rsidRDefault="009C7021" w:rsidP="00DB73F8"/>
    <w:p w14:paraId="0919A49B" w14:textId="6BB6F03F" w:rsidR="003C3CBD" w:rsidRPr="00753F1A" w:rsidRDefault="006805DD" w:rsidP="00DB73F8">
      <w:r>
        <w:t xml:space="preserve">To explore how attitudes towards inequality are structured in the U.S., we </w:t>
      </w:r>
      <w:del w:id="16" w:author="Arturo Bertero" w:date="2024-04-23T09:49:00Z">
        <w:r w:rsidDel="00CC1CAE">
          <w:delText>use</w:delText>
        </w:r>
        <w:r w:rsidRPr="006805DD" w:rsidDel="00CC1CAE">
          <w:delText xml:space="preserve"> </w:delText>
        </w:r>
      </w:del>
      <w:ins w:id="17" w:author="Arturo Bertero" w:date="2024-04-23T09:49:00Z">
        <w:r w:rsidR="00CC1CAE">
          <w:t>craft</w:t>
        </w:r>
        <w:r w:rsidR="00CC1CAE" w:rsidRPr="006805DD">
          <w:t xml:space="preserve"> </w:t>
        </w:r>
      </w:ins>
      <w:r>
        <w:t xml:space="preserve">a </w:t>
      </w:r>
      <w:r w:rsidRPr="006805DD">
        <w:t>tripartite analytical strategy.</w:t>
      </w:r>
      <w:r>
        <w:t xml:space="preserve"> </w:t>
      </w:r>
      <w:r w:rsidR="0058352C" w:rsidRPr="00753F1A">
        <w:t xml:space="preserve">First, </w:t>
      </w:r>
      <w:r>
        <w:t xml:space="preserve">we </w:t>
      </w:r>
      <w:r w:rsidRPr="00732737">
        <w:rPr>
          <w:i/>
          <w:iCs/>
        </w:rPr>
        <w:t>model</w:t>
      </w:r>
      <w:r>
        <w:t xml:space="preserve"> </w:t>
      </w:r>
      <w:r w:rsidR="0058352C" w:rsidRPr="00753F1A">
        <w:t xml:space="preserve">attitudes toward inequality as a network of interconnected </w:t>
      </w:r>
      <w:r w:rsidR="003C3CBD" w:rsidRPr="00753F1A">
        <w:t>cognitive evaluations</w:t>
      </w:r>
      <w:r w:rsidR="0058352C" w:rsidRPr="00753F1A">
        <w:t xml:space="preserve"> regarding inequality, redistribution, taxation</w:t>
      </w:r>
      <w:r w:rsidR="002E6E04">
        <w:t>,</w:t>
      </w:r>
      <w:r w:rsidR="002370FF" w:rsidRPr="00753F1A">
        <w:t xml:space="preserve"> and </w:t>
      </w:r>
      <w:r w:rsidR="004B6A10">
        <w:t>wages</w:t>
      </w:r>
      <w:r w:rsidR="0058352C" w:rsidRPr="00753F1A">
        <w:t xml:space="preserve">. </w:t>
      </w:r>
      <w:r w:rsidR="003C3CBD" w:rsidRPr="00753F1A">
        <w:t xml:space="preserve">The network approach to attitudes improves the understanding of how they are structured in the U.S., allowing for the discovery of interactions that are usually hidden by the adoption of a latent variable framework. </w:t>
      </w:r>
      <w:r w:rsidR="0058352C" w:rsidRPr="00753F1A">
        <w:t xml:space="preserve">Second, </w:t>
      </w:r>
      <w:r>
        <w:t>we</w:t>
      </w:r>
      <w:r w:rsidR="003C3CBD" w:rsidRPr="00753F1A">
        <w:t xml:space="preserve"> </w:t>
      </w:r>
      <w:r w:rsidR="003C3CBD" w:rsidRPr="00753F1A">
        <w:rPr>
          <w:i/>
          <w:iCs/>
        </w:rPr>
        <w:t>estimate</w:t>
      </w:r>
      <w:r w:rsidR="003C3CBD" w:rsidRPr="00753F1A">
        <w:t xml:space="preserve"> the different configurations the attitude network can assume within the population. In particular, the role of anger toward inequality is investigated to show how different levels of emotional attachment to this issue prompt individuals to organize their cognition</w:t>
      </w:r>
      <w:ins w:id="18" w:author="Arturo Bertero" w:date="2024-04-23T09:50:00Z">
        <w:r w:rsidR="00CC1CAE">
          <w:t>s</w:t>
        </w:r>
      </w:ins>
      <w:r w:rsidR="003C3CBD" w:rsidRPr="00753F1A">
        <w:t xml:space="preserve"> differently. </w:t>
      </w:r>
      <w:r>
        <w:t>Finally, t</w:t>
      </w:r>
      <w:r w:rsidR="003C3CBD" w:rsidRPr="00753F1A">
        <w:t xml:space="preserve">he network approach </w:t>
      </w:r>
      <w:r w:rsidR="00DB73F8" w:rsidRPr="00753F1A">
        <w:t>is</w:t>
      </w:r>
      <w:r w:rsidR="003C3CBD" w:rsidRPr="00753F1A">
        <w:t xml:space="preserve"> exploited to </w:t>
      </w:r>
      <w:r w:rsidR="003C3CBD" w:rsidRPr="002E6E04">
        <w:rPr>
          <w:i/>
          <w:iCs/>
        </w:rPr>
        <w:t>simulate</w:t>
      </w:r>
      <w:r w:rsidR="003C3CBD" w:rsidRPr="00753F1A">
        <w:t xml:space="preserve"> attitude change. </w:t>
      </w:r>
      <w:r w:rsidR="00DB73F8" w:rsidRPr="00753F1A">
        <w:t>On the ground</w:t>
      </w:r>
      <w:r w:rsidR="002E6E04">
        <w:t>s</w:t>
      </w:r>
      <w:r w:rsidR="00DB73F8" w:rsidRPr="00753F1A">
        <w:t xml:space="preserve"> of the belief system literature, </w:t>
      </w:r>
      <w:r>
        <w:t>we investigate</w:t>
      </w:r>
      <w:r w:rsidR="00DB73F8" w:rsidRPr="00753F1A">
        <w:t xml:space="preserve"> w</w:t>
      </w:r>
      <w:r w:rsidR="0027000C" w:rsidRPr="00753F1A">
        <w:t>he</w:t>
      </w:r>
      <w:r w:rsidR="00DB73F8" w:rsidRPr="00753F1A">
        <w:t xml:space="preserve">ther opinion change affecting central -versus peripheral- network components </w:t>
      </w:r>
      <w:proofErr w:type="gramStart"/>
      <w:r w:rsidRPr="00753F1A">
        <w:t>produce</w:t>
      </w:r>
      <w:r>
        <w:t>s</w:t>
      </w:r>
      <w:proofErr w:type="gramEnd"/>
      <w:r w:rsidR="00DB73F8" w:rsidRPr="00753F1A">
        <w:t xml:space="preserve"> wider variation in the belief system. </w:t>
      </w:r>
    </w:p>
    <w:p w14:paraId="7CF40A48" w14:textId="77777777" w:rsidR="00DB73F8" w:rsidRPr="00753F1A" w:rsidRDefault="00DB73F8" w:rsidP="00DB73F8"/>
    <w:p w14:paraId="56386D3E" w14:textId="015DC5A7" w:rsidR="0058352C" w:rsidRPr="00753F1A" w:rsidRDefault="006805DD" w:rsidP="00DB73F8">
      <w:r>
        <w:t>Our</w:t>
      </w:r>
      <w:r w:rsidRPr="00753F1A">
        <w:t xml:space="preserve"> </w:t>
      </w:r>
      <w:r w:rsidR="00DB73F8" w:rsidRPr="00753F1A">
        <w:t>contribu</w:t>
      </w:r>
      <w:r w:rsidR="0027000C" w:rsidRPr="00753F1A">
        <w:t>ti</w:t>
      </w:r>
      <w:r w:rsidR="00DB73F8" w:rsidRPr="00753F1A">
        <w:t>on</w:t>
      </w:r>
      <w:r w:rsidR="0058352C" w:rsidRPr="00753F1A">
        <w:t xml:space="preserve"> is structured as follows. </w:t>
      </w:r>
      <w:r w:rsidR="00DB73F8" w:rsidRPr="00753F1A">
        <w:t>The theory section reviews the most important findings gathered by social justice research on attitudes toward inequality. Later, the network approach to attitude</w:t>
      </w:r>
      <w:r w:rsidR="00DD5F1E" w:rsidRPr="00753F1A">
        <w:t>s</w:t>
      </w:r>
      <w:r w:rsidR="00DB73F8" w:rsidRPr="00753F1A">
        <w:t xml:space="preserve"> is discussed. The methodological section </w:t>
      </w:r>
      <w:r w:rsidR="0058352C" w:rsidRPr="00753F1A">
        <w:t>describe</w:t>
      </w:r>
      <w:r w:rsidR="00DB73F8" w:rsidRPr="00753F1A">
        <w:t>s</w:t>
      </w:r>
      <w:r w:rsidR="0058352C" w:rsidRPr="00753F1A">
        <w:t xml:space="preserve"> the data</w:t>
      </w:r>
      <w:r w:rsidR="00DB73F8" w:rsidRPr="00753F1A">
        <w:t xml:space="preserve"> and</w:t>
      </w:r>
      <w:r w:rsidR="0058352C" w:rsidRPr="00753F1A">
        <w:t xml:space="preserve"> variables, </w:t>
      </w:r>
      <w:r w:rsidR="00DB73F8" w:rsidRPr="00753F1A">
        <w:t>the network estimation processes, and the simulation procedure</w:t>
      </w:r>
      <w:r w:rsidR="0058352C" w:rsidRPr="00753F1A">
        <w:t xml:space="preserve">. </w:t>
      </w:r>
      <w:r w:rsidR="00DB73F8" w:rsidRPr="00753F1A">
        <w:t xml:space="preserve">Results show how attitudes </w:t>
      </w:r>
      <w:r w:rsidR="001C1580" w:rsidRPr="00753F1A">
        <w:t>toward</w:t>
      </w:r>
      <w:r w:rsidR="00DB73F8" w:rsidRPr="00753F1A">
        <w:t xml:space="preserve"> inequality, redistribution,</w:t>
      </w:r>
      <w:r w:rsidR="002370FF" w:rsidRPr="00753F1A">
        <w:t xml:space="preserve"> </w:t>
      </w:r>
      <w:r w:rsidR="00DB73F8" w:rsidRPr="00753F1A">
        <w:t>taxation</w:t>
      </w:r>
      <w:r w:rsidR="002370FF" w:rsidRPr="00753F1A">
        <w:t xml:space="preserve">, and </w:t>
      </w:r>
      <w:r w:rsidR="004B6A10">
        <w:t>wages</w:t>
      </w:r>
      <w:r w:rsidR="002370FF" w:rsidRPr="00753F1A">
        <w:t xml:space="preserve"> </w:t>
      </w:r>
      <w:r w:rsidR="00DB73F8" w:rsidRPr="00753F1A">
        <w:t xml:space="preserve">are structured in the U.S., how their configuration varies by levels of anger, and how </w:t>
      </w:r>
      <w:r w:rsidR="00DD5F1E" w:rsidRPr="00753F1A">
        <w:t xml:space="preserve">attitude </w:t>
      </w:r>
      <w:r w:rsidR="00DB73F8" w:rsidRPr="00753F1A">
        <w:t xml:space="preserve">change reverberates </w:t>
      </w:r>
      <w:r w:rsidR="00DD5F1E" w:rsidRPr="00753F1A">
        <w:t xml:space="preserve">across </w:t>
      </w:r>
      <w:r w:rsidR="00DB73F8" w:rsidRPr="00753F1A">
        <w:t xml:space="preserve">the network. </w:t>
      </w:r>
      <w:r w:rsidR="0058352C" w:rsidRPr="00753F1A">
        <w:t xml:space="preserve">In the discussion, </w:t>
      </w:r>
      <w:r w:rsidR="00DB73F8" w:rsidRPr="00753F1A">
        <w:t xml:space="preserve">these findings are compared with those produced by </w:t>
      </w:r>
      <w:r w:rsidR="0058352C" w:rsidRPr="00753F1A">
        <w:t xml:space="preserve">the literature on social justice and attitude </w:t>
      </w:r>
      <w:r w:rsidR="00DB73F8" w:rsidRPr="00753F1A">
        <w:t>networks</w:t>
      </w:r>
      <w:r w:rsidR="0058352C" w:rsidRPr="00753F1A">
        <w:t>. Finally, the conclusions highlight the main contributions of this research and its limitation</w:t>
      </w:r>
      <w:r w:rsidR="00DB73F8" w:rsidRPr="00753F1A">
        <w:t>s</w:t>
      </w:r>
      <w:r w:rsidR="0058352C" w:rsidRPr="00753F1A">
        <w:t xml:space="preserve">, while suggesting avenues for future research. </w:t>
      </w:r>
    </w:p>
    <w:p w14:paraId="569614F8" w14:textId="77777777" w:rsidR="00DB73F8" w:rsidRPr="00753F1A" w:rsidRDefault="00DB73F8" w:rsidP="00DB73F8"/>
    <w:p w14:paraId="7FFBC757" w14:textId="744001E8" w:rsidR="00CF178C" w:rsidRPr="00753F1A" w:rsidRDefault="00CF178C" w:rsidP="0058352C">
      <w:pPr>
        <w:pStyle w:val="Heading2"/>
      </w:pPr>
      <w:r w:rsidRPr="00753F1A">
        <w:t>2. Theory</w:t>
      </w:r>
    </w:p>
    <w:p w14:paraId="45692FE0" w14:textId="0E2B98C9" w:rsidR="00CF178C" w:rsidRPr="00753F1A" w:rsidRDefault="00CF178C" w:rsidP="007E7B00">
      <w:pPr>
        <w:pStyle w:val="Heading2"/>
      </w:pPr>
      <w:r w:rsidRPr="00753F1A">
        <w:t xml:space="preserve">2.1 </w:t>
      </w:r>
      <w:del w:id="19" w:author="Arturo Bertero" w:date="2024-04-23T09:53:00Z">
        <w:r w:rsidR="00207D43" w:rsidRPr="00207D43" w:rsidDel="00CC1CAE">
          <w:delText xml:space="preserve">How </w:delText>
        </w:r>
      </w:del>
      <w:ins w:id="20" w:author="Arturo Bertero" w:date="2024-04-23T09:53:00Z">
        <w:r w:rsidR="00CC1CAE">
          <w:t>A</w:t>
        </w:r>
      </w:ins>
      <w:del w:id="21" w:author="Arturo Bertero" w:date="2024-04-23T09:53:00Z">
        <w:r w:rsidR="00207D43" w:rsidRPr="00207D43" w:rsidDel="00CC1CAE">
          <w:delText>a</w:delText>
        </w:r>
      </w:del>
      <w:r w:rsidR="00207D43" w:rsidRPr="00207D43">
        <w:t xml:space="preserve">ttitudes towards inequality </w:t>
      </w:r>
      <w:del w:id="22" w:author="Arturo Bertero" w:date="2024-04-23T09:53:00Z">
        <w:r w:rsidR="00207D43" w:rsidRPr="00207D43" w:rsidDel="00CC1CAE">
          <w:delText>have been studied</w:delText>
        </w:r>
      </w:del>
    </w:p>
    <w:p w14:paraId="6B88AB25" w14:textId="4573A5D8" w:rsidR="00DD4F27" w:rsidRPr="00207D43" w:rsidRDefault="00DD4F27" w:rsidP="00DD4F27">
      <w:r w:rsidRPr="00207D43">
        <w:t xml:space="preserve">Attitudes are “general evaluations that people hold regarding a particular entity, such as an object, an issue, or a person” </w:t>
      </w:r>
      <w:r w:rsidRPr="00207D43">
        <w:fldChar w:fldCharType="begin"/>
      </w:r>
      <w:r w:rsidR="00287698" w:rsidRPr="00207D43">
        <w:instrText xml:space="preserve"> ADDIN ZOTERO_ITEM CSL_CITATION {"citationID":"aOk9akAi","properties":{"formattedCitation":"(Lavrakas &amp; J., 2008)","plainCitation":"(Lavrakas &amp; J., 2008)","dontUpdate":true,"noteIndex":0},"citationItems":[{"id":1318,"uris":["http://zotero.org/groups/5379819/items/3A29J29K"],"itemData":{"id":1318,"type":"article-journal","container-title":"Sage Publications","DOI":"10.4135/9781412963947.n26","title":"Encyclopedia of Survey Research Methods","author":[{"literal":"Lavrakas"},{"family":"J.","given":"P."}],"issued":{"date-parts":[["2008"]]}}}],"schema":"https://github.com/citation-style-language/schema/raw/master/csl-citation.json"} </w:instrText>
      </w:r>
      <w:r w:rsidRPr="00207D43">
        <w:fldChar w:fldCharType="separate"/>
      </w:r>
      <w:r w:rsidRPr="00207D43">
        <w:rPr>
          <w:noProof/>
        </w:rPr>
        <w:t>(Lavrakas &amp; J., 2008; p.39)</w:t>
      </w:r>
      <w:r w:rsidRPr="00207D43">
        <w:fldChar w:fldCharType="end"/>
      </w:r>
      <w:r w:rsidRPr="00207D43">
        <w:t xml:space="preserve">. Attitudes are thus evaluative since they represent a positive or negative judgment; they are general, meaning that even a complex attitude object can usually be associated with an overall attitude construct; they are also targeted and -at least partially- enduring, being more restricted than moods and general dispositions, and less volatile than rapid impressions (ibid.). In social sciences, attitudes are studied because they strongly predict relevant social and political behaviors </w:t>
      </w:r>
      <w:r w:rsidRPr="00207D43">
        <w:fldChar w:fldCharType="begin"/>
      </w:r>
      <w:r w:rsidRPr="00207D43">
        <w:instrText xml:space="preserve"> ADDIN ZOTERO_ITEM CSL_CITATION {"citationID":"kbjUghE8","properties":{"formattedCitation":"(Hatemi &amp; McDermott, 2016)","plainCitation":"(Hatemi &amp; McDermott, 2016)","noteIndex":0},"citationItems":[{"id":79,"uris":["http://zotero.org/users/10425122/items/JLXRYKTT"],"itemData":{"id":79,"type":"article-journal","abstract":"Explorations of political attitudes and ideologies have sought to explain where they come from. They have been presumed to be rooted in processes of socialization; to be imposed by elites through partisan afﬁliations, the social milieu, and experiences; or to result from psychological traits. Far less attention has been focused on the inherent component of attitudes and where attitudes lead. Synthesizing research across academic ﬁelds, we propose that attitudes are a core constituent element of individual temperament, with far-reaching inﬂuence on many aspects of psychological and social functioning. Once instantiated, political values guide human behavior across domains, including afﬁliation into social networks, mate selection, physiological perception, psychological disposition, personality characteristics, morality construction, decision making, and selection into the very environments that inﬂuence political preferences. Here, we reconceptualize the ontology of political attitudes and ideologies from both a top-down and bottom-up perspective and as a combination of biological and environmental processes that drive an entire suite of coordinated downstream effects across the life course.","container-title":"Annual Review of Political Science","DOI":"10.1146/annurev-polisci-103113-034929","ISSN":"1094-2939, 1545-1577","issue":"1","journalAbbreviation":"Annu. Rev. Polit. Sci.","language":"en","page":"331-350","source":"DOI.org (Crossref)","title":"Give Me Attitudes","volume":"19","author":[{"family":"Hatemi","given":"Peter K."},{"family":"McDermott","given":"Rose"}],"issued":{"date-parts":[["2016",5,11]]}}}],"schema":"https://github.com/citation-style-language/schema/raw/master/csl-citation.json"} </w:instrText>
      </w:r>
      <w:r w:rsidRPr="00207D43">
        <w:fldChar w:fldCharType="separate"/>
      </w:r>
      <w:r w:rsidRPr="00207D43">
        <w:rPr>
          <w:noProof/>
        </w:rPr>
        <w:t>(Hatemi &amp; McDermott, 2016)</w:t>
      </w:r>
      <w:r w:rsidRPr="00207D43">
        <w:fldChar w:fldCharType="end"/>
      </w:r>
      <w:r w:rsidRPr="00207D43">
        <w:t xml:space="preserve">. Mostly, they are measured through survey questions, in which an attitude object is presented as a stimulus, and the respondent must position him or herself on a bipolar scale. Typically, Multi-Item Likert scales are employed, so that an individual’s attitude </w:t>
      </w:r>
      <w:r w:rsidR="00E62E95" w:rsidRPr="00207D43">
        <w:t>toward</w:t>
      </w:r>
      <w:r w:rsidRPr="00207D43">
        <w:t xml:space="preserve"> the object is represented by the sum of the responses to each statement, or by some weighted combination of these scores.</w:t>
      </w:r>
    </w:p>
    <w:p w14:paraId="5CEAA56B" w14:textId="77777777" w:rsidR="000E10F2" w:rsidRPr="00732737" w:rsidRDefault="000E10F2" w:rsidP="00DD4F27"/>
    <w:p w14:paraId="31B315B1" w14:textId="3923CC4B" w:rsidR="00786EAC" w:rsidRPr="00732737" w:rsidDel="00CC1CAE" w:rsidRDefault="00786EAC" w:rsidP="00DD4F27">
      <w:pPr>
        <w:rPr>
          <w:del w:id="23" w:author="Arturo Bertero" w:date="2024-04-23T09:52:00Z"/>
          <w:b/>
          <w:bCs/>
        </w:rPr>
      </w:pPr>
      <w:del w:id="24" w:author="Arturo Bertero" w:date="2024-04-23T09:52:00Z">
        <w:r w:rsidRPr="00732737" w:rsidDel="00CC1CAE">
          <w:rPr>
            <w:b/>
            <w:bCs/>
          </w:rPr>
          <w:delText>Definition</w:delText>
        </w:r>
      </w:del>
    </w:p>
    <w:p w14:paraId="1A5F15B6" w14:textId="134E9A67" w:rsidR="00DD4F27" w:rsidRPr="00207D43" w:rsidRDefault="00DD4F27" w:rsidP="00DD4F27">
      <w:r w:rsidRPr="00207D43">
        <w:t xml:space="preserve">Particularly, attitudes </w:t>
      </w:r>
      <w:r w:rsidR="00E62E95" w:rsidRPr="00207D43">
        <w:t>toward</w:t>
      </w:r>
      <w:r w:rsidRPr="00207D43">
        <w:t xml:space="preserve"> inequality represent a multidimensional concept, including perceptions, beliefs, and judgments about the </w:t>
      </w:r>
      <w:r w:rsidR="002426AC" w:rsidRPr="00207D43">
        <w:t xml:space="preserve">magnitude of the </w:t>
      </w:r>
      <w:r w:rsidRPr="00207D43">
        <w:t>distribution of resources</w:t>
      </w:r>
      <w:r w:rsidR="002426AC" w:rsidRPr="00207D43">
        <w:t xml:space="preserve"> within a society</w:t>
      </w:r>
      <w:r w:rsidRPr="00207D43">
        <w:t xml:space="preserve"> </w:t>
      </w:r>
      <w:r w:rsidR="002426AC" w:rsidRPr="00207D43">
        <w:t xml:space="preserve">and the justice principles that shape it </w:t>
      </w:r>
      <w:r w:rsidRPr="00207D43">
        <w:fldChar w:fldCharType="begin"/>
      </w:r>
      <w:r w:rsidRPr="00207D43">
        <w:instrText xml:space="preserve"> ADDIN ZOTERO_ITEM CSL_CITATION {"citationID":"Y2OLVOzK","properties":{"formattedCitation":"(Janmaat, 2013)","plainCitation":"(Janmaat, 2013)","noteIndex":0},"citationItems":[{"id":1255,"uris":["http://zotero.org/groups/5379819/items/IN49LKCF"],"itemData":{"id":1255,"type":"article-journal","abstract":"This study reviews international comparative studies investigating people’s views on inequality. These studies are classified using a framework consisting of three types of conceptions of inequality and two dimensions of inequality. Four perspectives are discussed explaining cross-national differences in views on inequality: the modernist, the culturalist, the micro and the macro perspective. The findings of studies comparing views on inequalities in post-communist and Western states provide more support for the modernist than for the culturalist perspective. Few comparative studies appear to investigate views on inequalities as independent variables impacting on other social attitudes and behaviours. It is argued that the social relevance of the field will be enhanced if more studies can show that views on inequality have an effect on social outcomes complementary to that of objective inequalities. L’étude fait le tour des comparaisons internationales qui ont analysé les opinions sur l’inégalité. On peut les classer à partir de trois conceptions de l’inégalité et de deux dimensions. On obtient en fait quatre modèles qui rendent compte des différences entre nations : le moderniste, le culturaliste, la perspective micro et la perspective macro. Les données comparatives pour les pays ex-communistes et les pays occidentaux s’accordent mieux avec une perspective moderniste que culturaliste. Les études comparatives ont fort peu traité les jugements sur l’inégalité comme variables indépendantes ayant un impact sur d’autres attitudes et comportements sociaux. La pertinence sociale de ce champ d’études serait augmentée si davantage d’études montraient que les jugements sur l’inégalité ont des effets sociaux qui s’ajoutent à ceux des inégalités objectives. Dieser Beitrag interessiert sich für internationale vergleichende Studien, die die Anschauungen über Ungleichheit zum Thema haben. Diese Studien lassen sich in drei Konzepte und zwei Dimensionen von Ungleichheit einteilen. Daraus entstehen vier Modelle, die die unterschiedlichen nationalen Betrachtungsweisen von Ungleichheit erklären: die modernistische Perspektive, die kulturelle Perspektive, die Mikroperspektive und die Makroperspektive. Die vergleichenden Angaben ehemaliger kommunistischer und westlicher Länder stimmen eher mit der modernistischen als mit der kulturalistischen Perspektive überein. Nur wenige der vergleichenden Studien scheinen Ungleichheiten als unabhängige Variablen zu verstehen, die zu anderen sozialen Formen und Verhaltensweisen führen könnten. Die soziale Bedeutung dieses Studienbereichs könnte zunehmen, falls mehrere Untersuchungen zeigen würden, dass die Einstufungen der Ungleichheit soziale Auswirkungen haben, die zu den objektiven Ungleichheiten hinzugefügt werden müssen.","container-title":"European Journal of Sociology","DOI":"10.1017/s0003975613000209","ISSN":"0003-9756","issue":"3","page":"357–389","title":"Subjective Inequality: a Review of International Comparative Studies on People’s Views about Inequality","volume":"54","author":[{"family":"Janmaat","given":"Jan Germen"}],"issued":{"date-parts":[["2013"]]}}}],"schema":"https://github.com/citation-style-language/schema/raw/master/csl-citation.json"} </w:instrText>
      </w:r>
      <w:r w:rsidRPr="00207D43">
        <w:fldChar w:fldCharType="separate"/>
      </w:r>
      <w:r w:rsidRPr="00207D43">
        <w:rPr>
          <w:noProof/>
        </w:rPr>
        <w:t>(Janmaat, 2013)</w:t>
      </w:r>
      <w:r w:rsidRPr="00207D43">
        <w:fldChar w:fldCharType="end"/>
      </w:r>
      <w:r w:rsidRPr="00207D43">
        <w:t xml:space="preserve">. Perceptions refer to subjective estimations about </w:t>
      </w:r>
      <w:r w:rsidR="002426AC" w:rsidRPr="00207D43">
        <w:t xml:space="preserve">the </w:t>
      </w:r>
      <w:r w:rsidRPr="00207D43">
        <w:t xml:space="preserve">inequality </w:t>
      </w:r>
      <w:r w:rsidR="002426AC" w:rsidRPr="00207D43">
        <w:t xml:space="preserve">that </w:t>
      </w:r>
      <w:r w:rsidRPr="00207D43">
        <w:t>exists</w:t>
      </w:r>
      <w:r w:rsidR="000D507B" w:rsidRPr="00207D43">
        <w:t xml:space="preserve"> </w:t>
      </w:r>
      <w:r w:rsidRPr="00207D43">
        <w:fldChar w:fldCharType="begin"/>
      </w:r>
      <w:r w:rsidRPr="00207D43">
        <w:instrText xml:space="preserve"> ADDIN ZOTERO_ITEM CSL_CITATION {"citationID":"Ai0s3Hp4","properties":{"formattedCitation":"(Castillo et al., 2022; Heiserman &amp; Simpson, 2021)","plainCitation":"(Castillo et al., 2022; Heiserman &amp; Simpson, 2021)","noteIndex":0},"citationItems":[{"id":1383,"uris":["http://zotero.org/groups/5379819/items/TVLXWWVR"],"itemData":{"id":1383,"type":"article-journal","container-title":"International Journal of Social Psychology","DOI":"10.1080/02134748.2021.2009275","ISSN":"0213-4748, 1579-3680","issue":"1","journalAbbreviation":"International Journal of Social Psychology","language":"en","page":"180-207","source":"DOI.org (Crossref)","title":"Perception of economic inequality: concepts, associated factors and prospects of a burgeoning research agenda ( &lt;i&gt;Percepción de desigualdad económica: conceptos, factores asociados y&lt;/i&gt; &lt;i&gt;proyecciones de una agenda creciente de investigación&lt;/i&gt; )","title-short":"Perception of economic inequality","volume":"37","author":[{"family":"Castillo","given":"Juan-Carlos"},{"family":"García-Castro","given":"Juan-Diego"},{"family":"Venegas","given":"Martín"}],"issued":{"date-parts":[["2022",1,2]]}}},{"id":1385,"uris":["http://zotero.org/groups/5379819/items/KRDD3NUB"],"itemData":{"id":1385,"type":"article-journal","container-title":"Social Justice Research","DOI":"10.1007/s11211-021-00368-x","ISSN":"0885-7466, 1573-6725","issue":"2","journalAbbreviation":"Soc Just Res","language":"en","page":"119-145","source":"DOI.org (Crossref)","title":"Measuring Perceptions of Economic Inequality and Justice: An Empirical Assessment","title-short":"Measuring Perceptions of Economic Inequality and Justice","volume":"34","author":[{"family":"Heiserman","given":"Nicholas"},{"family":"Simpson","given":"Brent"}],"issued":{"date-parts":[["2021",6]]}}}],"schema":"https://github.com/citation-style-language/schema/raw/master/csl-citation.json"} </w:instrText>
      </w:r>
      <w:r w:rsidRPr="00207D43">
        <w:fldChar w:fldCharType="separate"/>
      </w:r>
      <w:r w:rsidRPr="00207D43">
        <w:rPr>
          <w:noProof/>
        </w:rPr>
        <w:t>(Castillo et al., 2022; Heiserman &amp; Simpson, 2021)</w:t>
      </w:r>
      <w:r w:rsidRPr="00207D43">
        <w:fldChar w:fldCharType="end"/>
      </w:r>
      <w:r w:rsidRPr="00207D43">
        <w:t xml:space="preserve">. </w:t>
      </w:r>
      <w:r w:rsidR="002426AC" w:rsidRPr="00207D43">
        <w:t xml:space="preserve">Instead, beliefs correspond </w:t>
      </w:r>
      <w:r w:rsidR="002426AC" w:rsidRPr="00207D43">
        <w:lastRenderedPageBreak/>
        <w:t xml:space="preserve">to normative ideas about how people believe inequality should be. </w:t>
      </w:r>
      <w:r w:rsidRPr="00207D43">
        <w:t xml:space="preserve">This dimension is frequently measured with indicators similar to the ones of perceptions, but situating individuals in an ideal scenario </w:t>
      </w:r>
      <w:r w:rsidRPr="00207D43">
        <w:fldChar w:fldCharType="begin"/>
      </w:r>
      <w:r w:rsidRPr="00207D43">
        <w:instrText xml:space="preserve"> ADDIN ZOTERO_ITEM CSL_CITATION {"citationID":"zctVslWO","properties":{"formattedCitation":"(Osberg &amp; Smeeding, 2006)","plainCitation":"(Osberg &amp; Smeeding, 2006)","noteIndex":0},"citationItems":[{"id":1386,"uris":["http://zotero.org/groups/5379819/items/P2TQ6WKI"],"itemData":{"id":1386,"type":"article-journal","abstract":"Are American attitudes toward economic inequality different from those in other countries? One tradition in sociology suggests American “exceptionalism,” while another argues for convergence across nations in social norms, such as attitudes toward inequality. This article uses International Social Survey Program (ISSP) microdata to compare attitudes in different countries toward what individuals in specific occupations “do earn” and what they “should earn,” and to distinguish value preferences for more egalitarian outcomes from other confounding attitudes and perceptions. The authors suggest a method for summarizing individual preferences for the leveling of earnings and use kernel density estimates to describe and compare the distribution of individual preferences over time and cross-nationally. They find that subjective estimates of inequality in pay diverge substantially from actual data, and that although Americans do not, on the average, have different preferences for aggregate (in)equality, there is evidence for:","container-title":"American Sociological Review","DOI":"10.1177/000312240607100305","ISSN":"0003-1224, 1939-8271","issue":"3","journalAbbreviation":"Am Sociol Rev","language":"en","page":"450-473","source":"DOI.org (Crossref)","title":"“Fair” Inequality? Attitudes toward Pay Differentials: The United States in Comparative Perspective","title-short":"“Fair” Inequality?","volume":"71","author":[{"family":"Osberg","given":"Lars"},{"family":"Smeeding","given":"Timothy"}],"issued":{"date-parts":[["2006",6]]}}}],"schema":"https://github.com/citation-style-language/schema/raw/master/csl-citation.json"} </w:instrText>
      </w:r>
      <w:r w:rsidRPr="00207D43">
        <w:fldChar w:fldCharType="separate"/>
      </w:r>
      <w:r w:rsidRPr="00207D43">
        <w:rPr>
          <w:noProof/>
        </w:rPr>
        <w:t>(Osberg &amp; Smeeding, 2006)</w:t>
      </w:r>
      <w:r w:rsidRPr="00207D43">
        <w:fldChar w:fldCharType="end"/>
      </w:r>
      <w:r w:rsidRPr="00207D43">
        <w:t xml:space="preserve">. Finally, judgments represent evaluations of existing inequality and refer to how good, desirable, fair, or just individuals rate the current distribution </w:t>
      </w:r>
      <w:r w:rsidRPr="00207D43">
        <w:fldChar w:fldCharType="begin"/>
      </w:r>
      <w:r w:rsidRPr="00207D43">
        <w:instrText xml:space="preserve"> ADDIN ZOTERO_ITEM CSL_CITATION {"citationID":"hMOFLWfp","properties":{"formattedCitation":"(Kelley &amp; Evans, 1993)","plainCitation":"(Kelley &amp; Evans, 1993)","noteIndex":0},"citationItems":[{"id":1387,"uris":["http://zotero.org/groups/5379819/items/IRWW6YIW"],"itemData":{"id":1387,"type":"article-journal","abstract":"Comprehensive data on public beliefs about the legitimacy of income inequality gathered from large, representative national sample surveys in nine nations conducted by the International Social Survey Programme show: (1) broad agreement on the legitimate pay of low-status, ordinary jobs, (2) agreement that high-status, elite occupations should be paid more than the minimum, but (3) disagreement over how much more they should get. This disagreement is linked to politics and social structure, with older, high SES, politically conservative respondents preferring markedly higher pay for elite occupations, but usually not preferring lower pay for ordinary jobs.","archive":"JSTOR","container-title":"American Journal of Sociology","ISSN":"00029602, 15375390","issue":"1","note":"publisher: University of Chicago Press","page":"75-125","title":"The Legitimation of Inequality: Occupational Earnings in Nine Nations","volume":"99","author":[{"family":"Kelley","given":"Jonathan"},{"family":"Evans","given":"M. D. R."}],"issued":{"date-parts":[["1993"]]}}}],"schema":"https://github.com/citation-style-language/schema/raw/master/csl-citation.json"} </w:instrText>
      </w:r>
      <w:r w:rsidRPr="00207D43">
        <w:fldChar w:fldCharType="separate"/>
      </w:r>
      <w:r w:rsidRPr="00207D43">
        <w:rPr>
          <w:noProof/>
        </w:rPr>
        <w:t>(Kelley &amp; Evans, 1993)</w:t>
      </w:r>
      <w:r w:rsidRPr="00207D43">
        <w:fldChar w:fldCharType="end"/>
      </w:r>
      <w:r w:rsidRPr="00207D43">
        <w:t xml:space="preserve">.  </w:t>
      </w:r>
    </w:p>
    <w:p w14:paraId="4CD09426" w14:textId="77777777" w:rsidR="00DD4F27" w:rsidRPr="00207D43" w:rsidRDefault="00DD4F27" w:rsidP="00DD4F27"/>
    <w:p w14:paraId="78D05602" w14:textId="0075E702" w:rsidR="00DD4F27" w:rsidRPr="002426AC" w:rsidRDefault="00DD4F27" w:rsidP="00124170">
      <w:r w:rsidRPr="00207D43">
        <w:t xml:space="preserve">Since inequalities result from many social, economic, and political arrangements </w:t>
      </w:r>
      <w:r w:rsidRPr="00207D43">
        <w:fldChar w:fldCharType="begin"/>
      </w:r>
      <w:r w:rsidRPr="00207D43">
        <w:instrText xml:space="preserve"> ADDIN ZOTERO_ITEM CSL_CITATION {"citationID":"gQjfesOh","properties":{"formattedCitation":"(McCall &amp; Percheski, 2010)","plainCitation":"(McCall &amp; Percheski, 2010)","noteIndex":0},"citationItems":[{"id":1388,"uris":["http://zotero.org/groups/5379819/items/EAUUNQ7A"],"itemData":{"id":1388,"type":"article-journal","abstract":"Rising income inequality from the mid-1990s to the present was characterized by rapid income growth among top earners and new patterns of employment and income pooling across families and households. Research on economic inequality expanded from a more narrow focus on wage inequalities and labor markets to other domains including incentive pay, corporate governance, income pooling and family formation, social and economic policy, and political institutions. We review and provide a critical discussion of recent research in these new domains and suggest areas where sociological research may provide new insight into the character and causes of contemporary income inequality.","container-title":"Annual Review of Sociology","DOI":"10.1146/annurev.soc.012809.102541","ISSN":"0360-0572, 1545-2115","issue":"1","journalAbbreviation":"Annu. Rev. Sociol.","language":"en","page":"329-347","source":"DOI.org (Crossref)","title":"Income Inequality: New Trends and Research Directions","title-short":"Income Inequality","volume":"36","author":[{"family":"McCall","given":"Leslie"},{"family":"Percheski","given":"Christine"}],"issued":{"date-parts":[["2010",6,1]]}}}],"schema":"https://github.com/citation-style-language/schema/raw/master/csl-citation.json"} </w:instrText>
      </w:r>
      <w:r w:rsidRPr="00207D43">
        <w:fldChar w:fldCharType="separate"/>
      </w:r>
      <w:r w:rsidRPr="00207D43">
        <w:rPr>
          <w:noProof/>
        </w:rPr>
        <w:t>(McCall &amp; Percheski, 2010)</w:t>
      </w:r>
      <w:r w:rsidRPr="00207D43">
        <w:fldChar w:fldCharType="end"/>
      </w:r>
      <w:r w:rsidRPr="00207D43">
        <w:t>, social research establishes several other fields that are highly interconnected and important for comprehending peoples’ attitudes toward inequality</w:t>
      </w:r>
      <w:r w:rsidR="00124170" w:rsidRPr="00207D43">
        <w:t xml:space="preserve"> </w:t>
      </w:r>
      <w:r w:rsidR="00124170" w:rsidRPr="00207D43">
        <w:fldChar w:fldCharType="begin"/>
      </w:r>
      <w:r w:rsidR="00124170" w:rsidRPr="00207D43">
        <w:instrText xml:space="preserve"> ADDIN ZOTERO_ITEM CSL_CITATION {"citationID":"REl2VvDN","properties":{"formattedCitation":"(McCarty &amp; Pontusson, 2011)","plainCitation":"(McCarty &amp; Pontusson, 2011)","noteIndex":0},"citationItems":[{"id":1389,"uris":["http://zotero.org/groups/5379819/items/5L6LQR8Z"],"itemData":{"id":1389,"type":"book","note":"DOI: 10.1093/oxfordhb/9780199606061.013.0026","publisher":"Oxford University Press","source":"DOI.org (Crossref)","title":"The Political Economy of Inequality and Redistribution","URL":"https://academic.oup.com/edited-volume/34553/chapter/293181413","author":[{"family":"McCarty","given":"Nolan"},{"family":"Pontusson","given":"Jonas"}],"accessed":{"date-parts":[["2024",2,7]]},"issued":{"date-parts":[["2011",2,3]]}}}],"schema":"https://github.com/citation-style-language/schema/raw/master/csl-citation.json"} </w:instrText>
      </w:r>
      <w:r w:rsidR="00124170" w:rsidRPr="00207D43">
        <w:fldChar w:fldCharType="separate"/>
      </w:r>
      <w:r w:rsidR="00124170" w:rsidRPr="00207D43">
        <w:rPr>
          <w:noProof/>
        </w:rPr>
        <w:t>(McCarty &amp; Pontusson, 2011)</w:t>
      </w:r>
      <w:r w:rsidR="00124170" w:rsidRPr="00207D43">
        <w:fldChar w:fldCharType="end"/>
      </w:r>
      <w:r w:rsidRPr="00207D43">
        <w:t>. The way welfare states collect and distribute resources among citizens through social programs and transfers are among the main factors that determine the shape of inequality in society</w:t>
      </w:r>
      <w:r w:rsidR="00124170" w:rsidRPr="00207D43">
        <w:t xml:space="preserve"> </w:t>
      </w:r>
      <w:r w:rsidR="00124170" w:rsidRPr="00207D43">
        <w:fldChar w:fldCharType="begin"/>
      </w:r>
      <w:r w:rsidR="00124170" w:rsidRPr="00207D43">
        <w:instrText xml:space="preserve"> ADDIN ZOTERO_ITEM CSL_CITATION {"citationID":"lJY3lnws","properties":{"formattedCitation":"(Esping-Andersen &amp; Myles, 2011; Korpi &amp; Palme, 1998; Volscho &amp; Kelly, 2012)","plainCitation":"(Esping-Andersen &amp; Myles, 2011; Korpi &amp; Palme, 1998; Volscho &amp; Kelly, 2012)","noteIndex":0},"citationItems":[{"id":1391,"uris":["http://zotero.org/groups/5379819/items/Z99WD2HY"],"itemData":{"id":1391,"type":"book","note":"DOI: 10.1093/oxfordhb/9780199606061.013.0025","publisher":"Oxford University Press","source":"DOI.org (Crossref)","title":"Economic Inequality and the Welfare State","URL":"https://academic.oup.com/edited-volume/34553/chapter/293180857","author":[{"family":"Esping-Andersen","given":"Gøsta"},{"family":"Myles","given":"John"}],"accessed":{"date-parts":[["2024",2,7]]},"issued":{"date-parts":[["2011",2,3]]}}},{"id":1392,"uris":["http://zotero.org/groups/5379819/items/3U9FBU34"],"itemData":{"id":1392,"type":"article-journal","container-title":"American Sociological Review","DOI":"10.2307/2657333","ISSN":"00031224","issue":"5","journalAbbreviation":"American Sociological Review","page":"661","source":"DOI.org (Crossref)","title":"The Paradox of Redistribution and Strategies of Equality: Welfare State Institutions, Inequality, and Poverty in the Western Countries","title-short":"The Paradox of Redistribution and Strategies of Equality","volume":"63","author":[{"family":"Korpi","given":"Walter"},{"family":"Palme","given":"Joakim"}],"issued":{"date-parts":[["1998",10]]}}},{"id":1394,"uris":["http://zotero.org/groups/5379819/items/PFL8IG8D"],"itemData":{"id":1394,"type":"article-journal","abstract":"The income share of the super-rich in the United States has grown rapidly since the early 1980s after a period of postwar stability. What factors drove this change? In this study, we investigate the institutional, policy, and economic shifts that may explain rising income concentration. We use single-equation error correction models to estimate the long- and short-run effects of politics, policy, and economic factors on pretax top income shares between 1949 and 2008. We find that the rise of the super-rich is the result of rightward-shifts in Congress, the decline of labor unions, lower tax rates on high incomes, increased trade openness, and asset bubbles in stock and real estate markets.","container-title":"American Sociological Review","DOI":"10.1177/0003122412458508","ISSN":"0003-1224, 1939-8271","issue":"5","journalAbbreviation":"Am Sociol Rev","language":"en","page":"679-699","source":"DOI.org (Crossref)","title":"The Rise of the Super-Rich: Power Resources, Taxes, Financial Markets, and the Dynamics of the Top 1 Percent, 1949 to 2008","title-short":"The Rise of the Super-Rich","volume":"77","author":[{"family":"Volscho","given":"Thomas W."},{"family":"Kelly","given":"Nathan J."}],"issued":{"date-parts":[["2012",10]]}}}],"schema":"https://github.com/citation-style-language/schema/raw/master/csl-citation.json"} </w:instrText>
      </w:r>
      <w:r w:rsidR="00124170" w:rsidRPr="00207D43">
        <w:fldChar w:fldCharType="separate"/>
      </w:r>
      <w:r w:rsidR="00124170" w:rsidRPr="00207D43">
        <w:rPr>
          <w:noProof/>
        </w:rPr>
        <w:t>(Esping-Andersen &amp; Myles, 2011; Korpi &amp; Palme, 1998; Volscho &amp; Kelly, 2012)</w:t>
      </w:r>
      <w:r w:rsidR="00124170" w:rsidRPr="00207D43">
        <w:fldChar w:fldCharType="end"/>
      </w:r>
      <w:r w:rsidRPr="00207D43">
        <w:t xml:space="preserve">. Moreover, how people </w:t>
      </w:r>
      <w:del w:id="25" w:author="Arturo Bertero" w:date="2024-04-23T09:54:00Z">
        <w:r w:rsidRPr="00207D43" w:rsidDel="00CC1CAE">
          <w:delText xml:space="preserve">comprehend </w:delText>
        </w:r>
      </w:del>
      <w:ins w:id="26" w:author="Arturo Bertero" w:date="2024-04-23T09:54:00Z">
        <w:r w:rsidR="00CC1CAE">
          <w:t>evaluate</w:t>
        </w:r>
      </w:ins>
      <w:ins w:id="27" w:author="Arturo Bertero" w:date="2024-04-23T09:59:00Z">
        <w:r w:rsidR="00E10379">
          <w:t xml:space="preserve"> </w:t>
        </w:r>
      </w:ins>
      <w:r w:rsidRPr="00207D43">
        <w:t>taxes</w:t>
      </w:r>
      <w:r w:rsidR="002370FF" w:rsidRPr="00207D43">
        <w:t xml:space="preserve">, </w:t>
      </w:r>
      <w:r w:rsidRPr="00207D43">
        <w:t>redistribution</w:t>
      </w:r>
      <w:r w:rsidR="002370FF" w:rsidRPr="00207D43">
        <w:t xml:space="preserve">, and </w:t>
      </w:r>
      <w:r w:rsidR="004B6A10" w:rsidRPr="00207D43">
        <w:t>wages</w:t>
      </w:r>
      <w:r w:rsidRPr="00207D43">
        <w:t xml:space="preserve"> are topics that the literature </w:t>
      </w:r>
      <w:r w:rsidR="000D507B" w:rsidRPr="00207D43">
        <w:t>–</w:t>
      </w:r>
      <w:ins w:id="28" w:author="Arturo Bertero" w:date="2024-04-23T09:54:00Z">
        <w:r w:rsidR="00CC1CAE">
          <w:t xml:space="preserve"> although </w:t>
        </w:r>
      </w:ins>
      <w:r w:rsidR="000D507B" w:rsidRPr="00207D43">
        <w:t xml:space="preserve">unsystematically- </w:t>
      </w:r>
      <w:r w:rsidRPr="00207D43">
        <w:t>relates to perceptions, beliefs, and judgments about inequality</w:t>
      </w:r>
      <w:r w:rsidR="000D507B" w:rsidRPr="00207D43">
        <w:t xml:space="preserve"> </w:t>
      </w:r>
      <w:r w:rsidR="00124170" w:rsidRPr="00207D43">
        <w:fldChar w:fldCharType="begin"/>
      </w:r>
      <w:r w:rsidR="005411B8" w:rsidRPr="00207D43">
        <w:instrText xml:space="preserve"> ADDIN ZOTERO_ITEM CSL_CITATION {"citationID":"znlnAkLg","properties":{"formattedCitation":"(Bartels, 2005; Berens &amp; Gelepithis, 2019; Bussolo et al., 2021; Choi, 2021; Fatke, 2018; Garc\\uc0\\u237{}a\\uc0\\u8208{}S\\uc0\\u225{}nchez et al., 2020; Iacono &amp; Ranaldi, 2021; K. Trump, 2023)","plainCitation":"(Bartels, 2005; Berens &amp; Gelepithis, 2019; Bussolo et al., 2021; Choi, 2021; Fatke, 2018; García‐Sánchez et al., 2020; Iacono &amp; Ranaldi, 2021; K. Trump, 2023)","noteIndex":0},"citationItems":[{"id":1396,"uris":["http://zotero.org/groups/5379819/items/AV5MVP58"],"itemData":{"id":1396,"type":"article-journal","container-title":"Perspectives on Politics","DOI":"10.1017/S1537592705050036","ISSN":"1537-5927, 1541-0986","issue":"01","journalAbbreviation":"PPS","language":"en","source":"DOI.org (Crossref)","title":"Homer Gets a Tax Cut: Inequality and Public Policy in the American Mind","title-short":"Homer Gets a Tax Cut","URL":"http://www.journals.cambridge.org/abstract_S1537592705050036","volume":"3","author":[{"family":"Bartels","given":"Larry M."}],"accessed":{"date-parts":[["2024",2,7]]},"issued":{"date-parts":[["2005",3]]}}},{"id":1397,"uris":["http://zotero.org/groups/5379819/items/INILZ7JV"],"itemData":{"id":1397,"type":"article-journal","abstract":"Abstract\n            Recent research indicates that while higher tax levels are politically unpopular, greater tax progressivity is not. However, there remain unanswered questions regarding public support for more progressive taxation. In particular, little is known about how individual attitudes towards tax progressivity are affected by their institutional context. Building on existing theories of redistribution, this article develops the argument that the structure of the welfare state shapes public attitudes towards progressive taxation—support for progressive taxation among both average and high-income households is undermined by ‘pro-poor’ welfare spending. We support our argument with a cross-sectional analysis of rich democracies, interacting household income with country-level indicators of welfare state structure. In doing so, we contribute a micro-level explanation for the paradoxical macro-level phenomenon that larger, more redistributive welfare states tend to be financed by less progressive tax systems.","container-title":"Socio-Economic Review","DOI":"10.1093/ser/mwx063","ISSN":"1475-1461, 1475-147X","issue":"4","language":"en","page":"823-850","source":"DOI.org (Crossref)","title":"Welfare state structure, inequality, and public attitudes towards progressive taxation","volume":"17","author":[{"family":"Berens","given":"Sarah"},{"family":"Gelepithis","given":"Margarita"}],"issued":{"date-parts":[["2019",10,1]]}}},{"id":1381,"uris":["http://zotero.org/groups/5379819/items/C6XSKFP6"],"itemData":{"id":1381,"type":"article-journal","abstract":"This paper shows that perceptions of inequality matter for demand for redistribution and investigates how individuals form their perceptions. Using data from the ISSP, we present new evidence on the significant changes of perceptions of inequality for more than 20 countries during the last three decades and how these are not in synch with changes in objective inequality. Rather than indicating misperceptions, these discrepancies reflect a broader view of inequality that for most individuals encompasses poverty, insecurity in the labor markets, availability of public goods in addition to objective income disparities. We then show that these perceptions have much stronger correlation with demand for redistribution than objective inequality, or any of the mentioned contextual variables that mold perceptions. Ideology and self‐interest also contribute to demand for redistribution. Much more than those on the left, right‐leaning individuals adjust their demand for redistribution in line with their inequality perceptions.","container-title":"Review of Income and Wealth","DOI":"10.1111/roiw.12497","ISSN":"0034-6586, 1475-4991","issue":"4","journalAbbreviation":"Review of Income and Wealth","language":"en","page":"835-871","source":"DOI.org (Crossref)","title":"I Perceive Therefore I Demand: The Formation of Inequality Perceptions and Demand for Redistribution","title-short":"I Perceive Therefore I Demand","volume":"67","author":[{"family":"Bussolo","given":"Maurizio"},{"family":"Ferrer‐i‐Carbonell","given":"Ada"},{"family":"Giolbas","given":"Anna"},{"family":"Torre","given":"Iván"}],"issued":{"date-parts":[["2021",12]]}}},{"id":1285,"uris":["http://zotero.org/groups/5379819/items/FYSRDGYC"],"itemData":{"id":1285,"type":"article-journal","abstract":"The standard model of redistribution posits that attitudes towards redistribution are driven by pure economic self-interest, such as current income. From a social-psychological perspective, however, subjective social status, apart from objective income or social status, is also closely associated with policy preferences. This inquiry directly compares these two different approaches and further explores the role of individuals’ inequality perceptions, including personal norms of inequality to which researchers have paid little attention so far, in shaping individuals’ preferences for redistribution. The current evidence shows that the explanatory power of objective income position is not stronger than that of subjective social position in determining redistributive preferences, while objective social position, which is a summary measure of income, education, and occupation, is more strongly associated with the preferences than perceived social position. The results also demonstrate that individuals’ inequality norms play a more crucial role in the preference formation than does their perceptions of actual inequality. These new findings contribute to redistributive politics and behavioural economics on other-regarding preferences, first, by rebutting the determining role of objective income position in shaping redistributive preferences, as opposed to the basic assumption of the conventional redistribution hypothesis; second, by providing the empirical evidence of the importance of social preferences outside the field of experimental studies.","container-title":"The Journal of Economic Inequality","DOI":"10.1007/s10888-020-09471-6","ISSN":"1569-1721","issue":"2","page":"239–264","title":"Individuals’ socioeconomic position, inequality perceptions, and redistributive preferences in OECD countries","volume":"19","author":[{"family":"Choi","given":"Gwangeun"}],"issued":{"date-parts":[["2021"]]}}},{"id":1399,"uris":["http://zotero.org/groups/5379819/items/GBI3FCV8"],"itemData":{"id":1399,"type":"article-journal","abstract":"Inequality poses one of the biggest challenges of our time. It is not self-correcting in the sense that citizens demand more redistributive measures in light of rising inequality, which recent studies suggest may be due to the fact that citizens’ perceptions of inequality diverge from objective levels. Moreover, it is not the latter, but the former, which are related to preferences conducive to redistribution. However, the nascent literature on inequality perceptions has, so far, not accounted for the role of subjective position in society. The paper advances the argument that the relationship between inequality perceptions and preferences towards redistribution is conditional on the subjective position of respondents. To that end, I analyze comprehensive survey data on inequality perceptions from the social inequality module of the International Social Survey Programme (1992, 1999, and 2009). Results show that inequality perceptions are associated with preferences conducive to redistribution particularly among those perceive to be at the top of the social ladder. Gaining a better understanding of inequality perceptions contributes to comprehending the absence self-correcting inequality.","container-title":"Societies","DOI":"10.3390/soc8040099","ISSN":"2075-4698","issue":"4","journalAbbreviation":"Societies","language":"en","page":"99","source":"DOI.org (Crossref)","title":"Inequality Perceptions, Preferences Conducive to Redistribution, and the Conditioning Role of Social Position","volume":"8","author":[{"family":"Fatke","given":"Matthias"}],"issued":{"date-parts":[["2018",10,16]]}}},{"id":1262,"uris":["http://zotero.org/groups/5379819/items/UZLEMI6H"],"itemData":{"id":1262,"type":"article-journal","abstract":"Although economic inequality has increased over the last few decades, support for redistributive policies is not widely accepted by the public. In this paper, we examine whether attitudes towards redistribution are a product of both perceptions of, and beliefs about, inequality. Specifically, we argue that the association between perceived inequality and support for redistribution varies by beliefs that justify inequality. We investigated this hypothesis in a cross‐cultural/country sample (N = 56,021 from 41 countries) using two different operationalizations of support for redistribution and two distinct beliefs that justify inequality. As hypothesized, the perceived size of the income gap correlated positively with believing that it is the government's responsibility to reduce inequality among those who rejected beliefs that justify inequality, whereas there was no association for those who endorsed these beliefs. Similarly, perceived economic inequality correlated positively with support for progressive taxation, but this association was weaker among those who endorsed meritocratic and equal opportunity beliefs. Together, these results demonstrate that ideologies influence the relationship between perceived inequality and attitudes towards redistribution, and that support for redistribution varies by how the policy is framed.","container-title":"British Journal of Social Psychology","DOI":"10.1111/bjso.12326","ISSN":"0144-6665","issue":"1","note":"PMID: 30977153","page":"111–136","title":"Attitudes towards redistribution and the interplay between perceptions and beliefs about inequality","volume":"59","author":[{"family":"García‐Sánchez","given":"Efraín"},{"family":"Osborne","given":"Danny"},{"family":"Willis","given":"Guillermo B."},{"family":"Rodríguez‐Bailón","given":"Rosa"}],"issued":{"date-parts":[["2020"]]}}},{"id":1265,"uris":["http://zotero.org/groups/5379819/items/2DYAGKUA"],"itemData":{"id":1265,"type":"article-journal","abstract":"This paper shows that perceptions of inequality are a key factor in the formation of preferences for redistribution and thereby in the determination of the equilibrium redistribution level. We build on the novel stylized facts provided by the survey experimental literature on perceptions of income inequality, highlighting that agents incorrectly estimate the shape of the income distribution because of limited information. Agents with income above the mean believe they are poorer than they actually are, and agents with income below the mean believe themselves to be richer. We revisit the standard framework on the political economy of redistribution and extend it in two ways. First, we introduce a more general two-sided inequality aversion. Second, we incorporate perceptions of income inequality, modeled by assuming that agents form expectations on the income level of the richest and the poorest in society. We show analytically that the equilibrium redistribution level is crucially determined by the interplay between the information treatment correcting the bias in perceptions of inequality and fairness considerations specified by the degree of inequality aversion. By doing this, we add (biased) perceptions of inequality to the list of potential factors explaining why, notwithstanding high inequality, an increase in the desire for redistribution has not been observed in many countries.","container-title":"The Journal of Economic Inequality","DOI":"10.1007/s10888-020-09470-7","ISSN":"1569-1721","issue":"1","page":"97–114","title":"The nexus between perceptions of inequality and preferences for redistribution","volume":"19","author":[{"family":"Iacono","given":"Roberto"},{"family":"Ranaldi","given":"Marco"}],"issued":{"date-parts":[["2021",3]]}}},{"id":1380,"uris":["http://zotero.org/groups/5379819/items/VR2WTPXV"],"itemData":{"id":1380,"type":"article-journal","abstract":"Abstract\n            \n              Objectives\n              This study aims to contribute to our understanding of the relationship between income inequality, perceptions of income inequality, and support for redistribution. In particular, it asks whether income inequality affects support for redistribution by influencing perceptions of inequality.\n            \n            \n              Methods\n              This study combines the pay ratio measures from the International Social Survey Project with income inequality measures from the Standardized World Income Inequality Database. The analysis proceeds in three steps, asking whether (1) inequality is related to perceived inequality, (2) perceived inequality is related to preferences for inequality, and (3) perceived inequality is related to support for redistribution.\n            \n            \n              Results\n              Income inequality is unrelated to perceptions of inequality. Perceptions of inequality strongly predict preferred inequality, reinforcing the prior conclusion that anchoring effects likely cause this close relationship. Perceptions of inequality also predict support for redistribution. However, because actual inequality is unrelated to perceived inequality, there is no link between actual inequality and either preferred inequality or support for redistribution.\n            \n            \n              Conclusion\n              The overall pattern of results is consistent with the interpretation that perceptions of income inequality may be politically co‐determined with support for inequality and redistribution, instead of perceptions being mental antecedents of these attitudes.","container-title":"Social Science Quarterly","DOI":"10.1111/ssqu.13269","ISSN":"0038-4941, 1540-6237","issue":"2","journalAbbreviation":"Social Science Quarterly","language":"en","page":"180-188","source":"DOI.org (Crossref)","title":"Income inequality is unrelated to perceived inequality and support for redistribution","volume":"104","author":[{"family":"Trump","given":"Kris‐Stella"}],"issued":{"date-parts":[["2023",3]]}}}],"schema":"https://github.com/citation-style-language/schema/raw/master/csl-citation.json"} </w:instrText>
      </w:r>
      <w:r w:rsidR="00124170" w:rsidRPr="00207D43">
        <w:fldChar w:fldCharType="separate"/>
      </w:r>
      <w:r w:rsidR="005411B8" w:rsidRPr="00207D43">
        <w:rPr>
          <w:kern w:val="0"/>
        </w:rPr>
        <w:t>(Bartels, 2005; Berens &amp; Gelepithis, 2019; Bussolo et al., 2021; Choi, 2021; Fatke, 2018; García‐Sánchez et al., 2020; Iacono &amp; Ranaldi, 2021; K. Trump, 2023)</w:t>
      </w:r>
      <w:r w:rsidR="00124170" w:rsidRPr="00207D43">
        <w:fldChar w:fldCharType="end"/>
      </w:r>
      <w:r w:rsidR="00124170" w:rsidRPr="00207D43">
        <w:t>.</w:t>
      </w:r>
      <w:r w:rsidRPr="00207D43">
        <w:t xml:space="preserve"> Therefore, to explore how people understand inequality it is essential to dig also in the subjective comprehension of the above-mentioned topics.</w:t>
      </w:r>
    </w:p>
    <w:p w14:paraId="6B80939E" w14:textId="77777777" w:rsidR="00DD4F27" w:rsidRPr="002426AC" w:rsidRDefault="00DD4F27" w:rsidP="00DD4F27"/>
    <w:p w14:paraId="27649F1C" w14:textId="56CBE486" w:rsidR="0074629F" w:rsidRPr="002426AC" w:rsidDel="00CC1CAE" w:rsidRDefault="0074629F" w:rsidP="0074629F">
      <w:pPr>
        <w:pStyle w:val="Heading3"/>
        <w:rPr>
          <w:del w:id="29" w:author="Arturo Bertero" w:date="2024-04-23T09:55:00Z"/>
        </w:rPr>
      </w:pPr>
      <w:del w:id="30" w:author="Arturo Bertero" w:date="2024-04-23T09:55:00Z">
        <w:r w:rsidRPr="002426AC" w:rsidDel="00CC1CAE">
          <w:delText>Relationship between components</w:delText>
        </w:r>
      </w:del>
    </w:p>
    <w:p w14:paraId="3EAC0F35" w14:textId="4776FC83" w:rsidR="00DD4F27" w:rsidRPr="002426AC" w:rsidRDefault="00DD4F27" w:rsidP="00E87E02">
      <w:r w:rsidRPr="002426AC">
        <w:t>The literature has found various relationships between how people perceive, believe, and judge inequality, taxes,</w:t>
      </w:r>
      <w:r w:rsidR="002370FF" w:rsidRPr="002426AC">
        <w:t xml:space="preserve"> </w:t>
      </w:r>
      <w:r w:rsidRPr="002426AC">
        <w:t>redistribution</w:t>
      </w:r>
      <w:r w:rsidR="002370FF" w:rsidRPr="002426AC">
        <w:t xml:space="preserve">, and </w:t>
      </w:r>
      <w:r w:rsidR="004B6A10" w:rsidRPr="002426AC">
        <w:t>wages</w:t>
      </w:r>
      <w:r w:rsidRPr="002426AC">
        <w:t xml:space="preserve">. One of the most researched </w:t>
      </w:r>
      <w:r w:rsidR="000D507B" w:rsidRPr="002426AC">
        <w:t>is the one</w:t>
      </w:r>
      <w:r w:rsidRPr="002426AC">
        <w:t xml:space="preserve"> between perceptions and beliefs about inequality. Scholars showed that the individual perception of existing inequality influences normative ideas regarding how a society should be structured. This phenomenon</w:t>
      </w:r>
      <w:r w:rsidR="000D507B" w:rsidRPr="002426AC">
        <w:t xml:space="preserve">, </w:t>
      </w:r>
      <w:r w:rsidRPr="002426AC">
        <w:t>known as the anchoring effect</w:t>
      </w:r>
      <w:r w:rsidR="000D507B" w:rsidRPr="002426AC">
        <w:t>,</w:t>
      </w:r>
      <w:r w:rsidRPr="002426AC">
        <w:t xml:space="preserve"> describes how people adjust their expectations according to their perceptions </w:t>
      </w:r>
      <w:del w:id="31" w:author="Arturo Bertero" w:date="2024-04-23T09:57:00Z">
        <w:r w:rsidRPr="002426AC" w:rsidDel="00E10379">
          <w:delText>in surveys</w:delText>
        </w:r>
        <w:r w:rsidR="00124170" w:rsidRPr="002426AC" w:rsidDel="00E10379">
          <w:delText xml:space="preserve"> </w:delText>
        </w:r>
      </w:del>
      <w:r w:rsidR="00124170" w:rsidRPr="002426AC">
        <w:fldChar w:fldCharType="begin"/>
      </w:r>
      <w:r w:rsidR="00124170" w:rsidRPr="002426AC">
        <w:instrText xml:space="preserve"> ADDIN ZOTERO_ITEM CSL_CITATION {"citationID":"JuS8fAbC","properties":{"formattedCitation":"(Pedersen &amp; Mutz, 2019)","plainCitation":"(Pedersen &amp; Mutz, 2019)","noteIndex":0},"citationItems":[{"id":1284,"uris":["http://zotero.org/groups/5379819/items/RZZSJP24"],"itemData":{"id":1284,"type":"article-journal","abstract":"Recent studies of attitudes toward economic inequality suggest that most people around the world prefer very low levels of inequality, despite well-known trends toward greater inequality within many countries. Even within countries, people across the political spectrum are said to be in remarkable agreement about the ideal level of economic inequality. Using survey data from 40 countries and a novel survey experiment in the United States, we show that this apparent agreement is illusory. When relying on a widely used cross-national survey measure of Ideal Pay Ratios, preferred levels of inequality are heavily influenced by two well-documented sources of perceptual distortion: the anchoring effect and ratio bias. These effects are substantial and many times larger than the influence of fundamental political predispositions. As a result, these cross-national survey measures tapping preferences regarding economic inequality produce misleading conclusions about desired levels of inequality.","container-title":"Political Science Research and Methods","DOI":"10.1017/psrm.2018.18","ISSN":"2049-8470","issue":"4","page":"835–851","title":"Attitudes Toward Economic Inequality: The Illusory Agreement","volume":"7","author":[{"family":"Pedersen","given":"Rasmus T."},{"family":"Mutz","given":"Diana C."}],"issued":{"date-parts":[["2019"]]}}}],"schema":"https://github.com/citation-style-language/schema/raw/master/csl-citation.json"} </w:instrText>
      </w:r>
      <w:r w:rsidR="00124170" w:rsidRPr="002426AC">
        <w:fldChar w:fldCharType="separate"/>
      </w:r>
      <w:r w:rsidR="00124170" w:rsidRPr="002426AC">
        <w:rPr>
          <w:noProof/>
        </w:rPr>
        <w:t>(Pedersen &amp; Mutz, 2019)</w:t>
      </w:r>
      <w:r w:rsidR="00124170" w:rsidRPr="002426AC">
        <w:fldChar w:fldCharType="end"/>
      </w:r>
      <w:r w:rsidRPr="002426AC">
        <w:t xml:space="preserve">. Another commonly found association is </w:t>
      </w:r>
      <w:del w:id="32" w:author="Arturo Bertero" w:date="2024-04-23T09:57:00Z">
        <w:r w:rsidRPr="002426AC" w:rsidDel="00E10379">
          <w:delText xml:space="preserve">that </w:delText>
        </w:r>
      </w:del>
      <w:r w:rsidRPr="002426AC">
        <w:t xml:space="preserve">between the perception of inequality and the belief in public redistribution </w:t>
      </w:r>
      <w:r w:rsidR="00E87E02" w:rsidRPr="002426AC">
        <w:fldChar w:fldCharType="begin"/>
      </w:r>
      <w:r w:rsidR="005411B8" w:rsidRPr="002426AC">
        <w:instrText xml:space="preserve"> ADDIN ZOTERO_ITEM CSL_CITATION {"citationID":"jHmw85xW","properties":{"formattedCitation":"(Gimpelson &amp; Treisman, 2018; Kuhn, 2011; Kuziemko et al., 2015; K. Trump, 2023)","plainCitation":"(Gimpelson &amp; Treisman, 2018; Kuhn, 2011; Kuziemko et al., 2015; K. Trump, 2023)","noteIndex":0},"citationItems":[{"id":1403,"uris":["http://zotero.org/groups/5379819/items/PVMVVF3U"],"itemData":{"id":1403,"type":"article-journal","abstract":"Abstract\n            \n              A vast literature suggests that economic inequality has important consequences for politics and public policy. Higher inequality is thought to increase demand for income redistribution in democracies and to discourage democratization and promote class conflict and revolution in dictatorships. Most such arguments crucially assume that ordinary people\n              know\n              how high inequality is, how it has been changing, and where they fit in the income distribution. Using a variety of large, cross‐national surveys, we show that, in recent years, ordinary people have had little idea about such things. What they think they know is often wrong. Widespread ignorance and misperceptions emerge robustly, regardless of data source, operationalization, and measurement method. Moreover, perceived inequality—not the actual level—correlates strongly with demand for redistribution and reported conflict between rich and poor. We suggest that most theories about political effects of inequality need to be reframed as theories about effects of\n              perceived\n              inequality.","container-title":"Economics &amp; Politics","DOI":"10.1111/ecpo.12103","ISSN":"0954-1985, 1468-0343","issue":"1","journalAbbreviation":"Economics &amp; Politics","language":"en","page":"27-54","source":"DOI.org (Crossref)","title":"Misperceiving inequality","volume":"30","author":[{"family":"Gimpelson","given":"Vladimir"},{"family":"Treisman","given":"Daniel"}],"issued":{"date-parts":[["2018",3]]}}},{"id":1373,"uris":["http://zotero.org/groups/5379819/items/PK5GYAQU"],"itemData":{"id":1373,"type":"article-journal","container-title":"European Journal of Political Economy","DOI":"10.1016/j.ejpoleco.2011.06.002","ISSN":"01762680","issue":"4","journalAbbreviation":"European Journal of Political Economy","language":"en","page":"625-641","source":"DOI.org (Crossref)","title":"In the eye of the beholder: Subjective inequality measures and individuals' assessment of market justice","title-short":"In the eye of the beholder","volume":"27","author":[{"family":"Kuhn","given":"Andreas"}],"issued":{"date-parts":[["2011",12]]}}},{"id":1405,"uris":["http://zotero.org/groups/5379819/items/4IPVBL9G"],"itemData":{"id":1405,"type":"article-journal","abstract":"We analyze randomized online survey experiments providing interactive, customized information on US income inequality, the link between top income tax rates and economic growth, and the estate tax. The treatment has large effects on views about inequality but only slightly moves tax and transfer policy preferences. An exception is the estate tax—informing respondents of the small share of decedents who pay it doubles support for it. The small effects for all other policies can be partially explained by respondents' low trust in government and a disconnect between concerns about social issues and the public policies meant to address them. (JEL D31, D72, H23, H24)","container-title":"American Economic Review","DOI":"10.1257/aer.20130360","ISSN":"0002-8282","issue":"4","journalAbbreviation":"American Economic Review","language":"en","page":"1478-1508","source":"DOI.org (Crossref)","title":"How Elastic Are Preferences for Redistribution? Evidence from Randomized Survey Experiments","title-short":"How Elastic Are Preferences for Redistribution?","volume":"105","author":[{"family":"Kuziemko","given":"Ilyana"},{"family":"Norton","given":"Michael I."},{"family":"Saez","given":"Emmanuel"},{"family":"Stantcheva","given":"Stefanie"}],"issued":{"date-parts":[["2015",4,1]]}}},{"id":1380,"uris":["http://zotero.org/groups/5379819/items/VR2WTPXV"],"itemData":{"id":1380,"type":"article-journal","abstract":"Abstract\n            \n              Objectives\n              This study aims to contribute to our understanding of the relationship between income inequality, perceptions of income inequality, and support for redistribution. In particular, it asks whether income inequality affects support for redistribution by influencing perceptions of inequality.\n            \n            \n              Methods\n              This study combines the pay ratio measures from the International Social Survey Project with income inequality measures from the Standardized World Income Inequality Database. The analysis proceeds in three steps, asking whether (1) inequality is related to perceived inequality, (2) perceived inequality is related to preferences for inequality, and (3) perceived inequality is related to support for redistribution.\n            \n            \n              Results\n              Income inequality is unrelated to perceptions of inequality. Perceptions of inequality strongly predict preferred inequality, reinforcing the prior conclusion that anchoring effects likely cause this close relationship. Perceptions of inequality also predict support for redistribution. However, because actual inequality is unrelated to perceived inequality, there is no link between actual inequality and either preferred inequality or support for redistribution.\n            \n            \n              Conclusion\n              The overall pattern of results is consistent with the interpretation that perceptions of income inequality may be politically co‐determined with support for inequality and redistribution, instead of perceptions being mental antecedents of these attitudes.","container-title":"Social Science Quarterly","DOI":"10.1111/ssqu.13269","ISSN":"0038-4941, 1540-6237","issue":"2","journalAbbreviation":"Social Science Quarterly","language":"en","page":"180-188","source":"DOI.org (Crossref)","title":"Income inequality is unrelated to perceived inequality and support for redistribution","volume":"104","author":[{"family":"Trump","given":"Kris‐Stella"}],"issued":{"date-parts":[["2023",3]]}}}],"schema":"https://github.com/citation-style-language/schema/raw/master/csl-citation.json"} </w:instrText>
      </w:r>
      <w:r w:rsidR="00E87E02" w:rsidRPr="002426AC">
        <w:fldChar w:fldCharType="separate"/>
      </w:r>
      <w:r w:rsidR="005411B8" w:rsidRPr="002426AC">
        <w:rPr>
          <w:noProof/>
        </w:rPr>
        <w:t>(Gimpelson &amp; Treisman, 2018; Kuhn, 2011; Kuziemko et al., 2015; K. Trump, 2023)</w:t>
      </w:r>
      <w:r w:rsidR="00E87E02" w:rsidRPr="002426AC">
        <w:fldChar w:fldCharType="end"/>
      </w:r>
      <w:r w:rsidR="00E87E02" w:rsidRPr="002426AC">
        <w:t>,</w:t>
      </w:r>
      <w:r w:rsidRPr="002426AC">
        <w:t xml:space="preserve"> a </w:t>
      </w:r>
      <w:ins w:id="33" w:author="Arturo Bertero" w:date="2024-04-23T09:58:00Z">
        <w:r w:rsidR="00E10379">
          <w:t xml:space="preserve">positive </w:t>
        </w:r>
      </w:ins>
      <w:r w:rsidRPr="002426AC">
        <w:t xml:space="preserve">relation particularly significant among people </w:t>
      </w:r>
      <w:r w:rsidR="002E6E04" w:rsidRPr="002426AC">
        <w:t>who</w:t>
      </w:r>
      <w:r w:rsidRPr="002426AC">
        <w:t xml:space="preserve"> perceive </w:t>
      </w:r>
      <w:ins w:id="34" w:author="Arturo Bertero" w:date="2024-04-23T09:58:00Z">
        <w:r w:rsidR="00E10379">
          <w:t xml:space="preserve">themselves </w:t>
        </w:r>
      </w:ins>
      <w:r w:rsidRPr="002426AC">
        <w:t xml:space="preserve">to be at the top of the social ladder </w:t>
      </w:r>
      <w:r w:rsidR="00E87E02" w:rsidRPr="002426AC">
        <w:fldChar w:fldCharType="begin"/>
      </w:r>
      <w:r w:rsidR="00E87E02" w:rsidRPr="002426AC">
        <w:instrText xml:space="preserve"> ADDIN ZOTERO_ITEM CSL_CITATION {"citationID":"4btfhz9u","properties":{"formattedCitation":"(Fatke, 2018)","plainCitation":"(Fatke, 2018)","noteIndex":0},"citationItems":[{"id":1399,"uris":["http://zotero.org/groups/5379819/items/GBI3FCV8"],"itemData":{"id":1399,"type":"article-journal","abstract":"Inequality poses one of the biggest challenges of our time. It is not self-correcting in the sense that citizens demand more redistributive measures in light of rising inequality, which recent studies suggest may be due to the fact that citizens’ perceptions of inequality diverge from objective levels. Moreover, it is not the latter, but the former, which are related to preferences conducive to redistribution. However, the nascent literature on inequality perceptions has, so far, not accounted for the role of subjective position in society. The paper advances the argument that the relationship between inequality perceptions and preferences towards redistribution is conditional on the subjective position of respondents. To that end, I analyze comprehensive survey data on inequality perceptions from the social inequality module of the International Social Survey Programme (1992, 1999, and 2009). Results show that inequality perceptions are associated with preferences conducive to redistribution particularly among those perceive to be at the top of the social ladder. Gaining a better understanding of inequality perceptions contributes to comprehending the absence self-correcting inequality.","container-title":"Societies","DOI":"10.3390/soc8040099","ISSN":"2075-4698","issue":"4","journalAbbreviation":"Societies","language":"en","page":"99","source":"DOI.org (Crossref)","title":"Inequality Perceptions, Preferences Conducive to Redistribution, and the Conditioning Role of Social Position","volume":"8","author":[{"family":"Fatke","given":"Matthias"}],"issued":{"date-parts":[["2018",10,16]]}}}],"schema":"https://github.com/citation-style-language/schema/raw/master/csl-citation.json"} </w:instrText>
      </w:r>
      <w:r w:rsidR="00E87E02" w:rsidRPr="002426AC">
        <w:fldChar w:fldCharType="separate"/>
      </w:r>
      <w:r w:rsidR="00E87E02" w:rsidRPr="002426AC">
        <w:rPr>
          <w:noProof/>
        </w:rPr>
        <w:t>(Fatke, 2018)</w:t>
      </w:r>
      <w:r w:rsidR="00E87E02" w:rsidRPr="002426AC">
        <w:fldChar w:fldCharType="end"/>
      </w:r>
      <w:r w:rsidRPr="002426AC">
        <w:t xml:space="preserve"> and who reject beliefs that justify inequality</w:t>
      </w:r>
      <w:r w:rsidR="00E87E02" w:rsidRPr="002426AC">
        <w:t xml:space="preserve"> </w:t>
      </w:r>
      <w:r w:rsidR="00E87E02" w:rsidRPr="002426AC">
        <w:fldChar w:fldCharType="begin"/>
      </w:r>
      <w:r w:rsidR="00E87E02" w:rsidRPr="002426AC">
        <w:instrText xml:space="preserve"> ADDIN ZOTERO_ITEM CSL_CITATION {"citationID":"89toORTQ","properties":{"formattedCitation":"(Garc\\uc0\\u237{}a\\uc0\\u8208{}S\\uc0\\u225{}nchez et al., 2020)","plainCitation":"(García‐Sánchez et al., 2020)","noteIndex":0},"citationItems":[{"id":1262,"uris":["http://zotero.org/groups/5379819/items/UZLEMI6H"],"itemData":{"id":1262,"type":"article-journal","abstract":"Although economic inequality has increased over the last few decades, support for redistributive policies is not widely accepted by the public. In this paper, we examine whether attitudes towards redistribution are a product of both perceptions of, and beliefs about, inequality. Specifically, we argue that the association between perceived inequality and support for redistribution varies by beliefs that justify inequality. We investigated this hypothesis in a cross‐cultural/country sample (N = 56,021 from 41 countries) using two different operationalizations of support for redistribution and two distinct beliefs that justify inequality. As hypothesized, the perceived size of the income gap correlated positively with believing that it is the government's responsibility to reduce inequality among those who rejected beliefs that justify inequality, whereas there was no association for those who endorsed these beliefs. Similarly, perceived economic inequality correlated positively with support for progressive taxation, but this association was weaker among those who endorsed meritocratic and equal opportunity beliefs. Together, these results demonstrate that ideologies influence the relationship between perceived inequality and attitudes towards redistribution, and that support for redistribution varies by how the policy is framed.","container-title":"British Journal of Social Psychology","DOI":"10.1111/bjso.12326","ISSN":"0144-6665","issue":"1","note":"PMID: 30977153","page":"111–136","title":"Attitudes towards redistribution and the interplay between perceptions and beliefs about inequality","volume":"59","author":[{"family":"García‐Sánchez","given":"Efraín"},{"family":"Osborne","given":"Danny"},{"family":"Willis","given":"Guillermo B."},{"family":"Rodríguez‐Bailón","given":"Rosa"}],"issued":{"date-parts":[["2020"]]}}}],"schema":"https://github.com/citation-style-language/schema/raw/master/csl-citation.json"} </w:instrText>
      </w:r>
      <w:r w:rsidR="00E87E02" w:rsidRPr="002426AC">
        <w:fldChar w:fldCharType="separate"/>
      </w:r>
      <w:r w:rsidR="00E87E02" w:rsidRPr="002426AC">
        <w:rPr>
          <w:kern w:val="0"/>
        </w:rPr>
        <w:t>(García‐Sánchez et al., 2020)</w:t>
      </w:r>
      <w:r w:rsidR="00E87E02" w:rsidRPr="002426AC">
        <w:fldChar w:fldCharType="end"/>
      </w:r>
      <w:r w:rsidRPr="002426AC">
        <w:t xml:space="preserve">. Indeed, people's subjective social positions </w:t>
      </w:r>
      <w:r w:rsidR="00E87E02" w:rsidRPr="002426AC">
        <w:fldChar w:fldCharType="begin"/>
      </w:r>
      <w:r w:rsidR="00E87E02" w:rsidRPr="002426AC">
        <w:instrText xml:space="preserve"> ADDIN ZOTERO_ITEM CSL_CITATION {"citationID":"6xSCg1u4","properties":{"formattedCitation":"(Brown-Iannuzzi et al., 2015)","plainCitation":"(Brown-Iannuzzi et al., 2015)","noteIndex":0},"citationItems":[{"id":1407,"uris":["http://zotero.org/groups/5379819/items/GGJGALLZ"],"itemData":{"id":1407,"type":"article-journal","abstract":"Economic inequality in America is at historically high levels. Although most Americans indicate that they would prefer greater equality, redistributive policies aimed at reducing inequality are frequently unpopular. Traditional accounts posit that attitudes toward redistribution are driven by economic self-interest or ideological principles. From a social psychological perspective, however, we expected that subjective comparisons with other people may be a more relevant basis for self-interest than is material wealth. We hypothesized that participants would support redistribution more when they felt low than when they felt high in subjective status, even when actual resources and self-interest were held constant. Moreover, we predicted that people would legitimize these shifts in policy attitudes by appealing selectively to ideological principles concerning fairness. In four studies, we found correlational (Study 1) and experimental (Studies 2–4) evidence that subjective status motivates shifts in support for redistributive policies along with the ideological principles that justify them.","container-title":"Psychological Science","DOI":"10.1177/0956797614553947","ISSN":"0956-7976, 1467-9280","issue":"1","journalAbbreviation":"Psychol Sci","language":"en","page":"15-26","source":"DOI.org (Crossref)","title":"Subjective Status Shapes Political Preferences","volume":"26","author":[{"family":"Brown-Iannuzzi","given":"Jazmin L."},{"family":"Lundberg","given":"Kristjen B."},{"family":"Kay","given":"Aaron C."},{"family":"Payne","given":"B. Keith"}],"issued":{"date-parts":[["2015",1]]}}}],"schema":"https://github.com/citation-style-language/schema/raw/master/csl-citation.json"} </w:instrText>
      </w:r>
      <w:r w:rsidR="00E87E02" w:rsidRPr="002426AC">
        <w:fldChar w:fldCharType="separate"/>
      </w:r>
      <w:r w:rsidR="00E87E02" w:rsidRPr="002426AC">
        <w:rPr>
          <w:noProof/>
        </w:rPr>
        <w:t>(Brown-Iannuzzi et al., 2015)</w:t>
      </w:r>
      <w:r w:rsidR="00E87E02" w:rsidRPr="002426AC">
        <w:fldChar w:fldCharType="end"/>
      </w:r>
      <w:r w:rsidR="00E87E02" w:rsidRPr="002426AC">
        <w:t xml:space="preserve">, </w:t>
      </w:r>
      <w:r w:rsidRPr="002426AC">
        <w:t xml:space="preserve">and their explanations of inequality </w:t>
      </w:r>
      <w:r w:rsidR="00B36082" w:rsidRPr="002426AC">
        <w:fldChar w:fldCharType="begin"/>
      </w:r>
      <w:r w:rsidR="00B36082" w:rsidRPr="002426AC">
        <w:instrText xml:space="preserve"> ADDIN ZOTERO_ITEM CSL_CITATION {"citationID":"T8t1hhUz","properties":{"formattedCitation":"(Fong, 2001)","plainCitation":"(Fong, 2001)","noteIndex":0},"citationItems":[{"id":1408,"uris":["http://zotero.org/groups/5379819/items/WRRHDSUZ"],"itemData":{"id":1408,"type":"article-journal","abstract":"No abstract is available for this item.","container-title":"Journal of Public Economics","issue":"2","page":"225-246","title":"Social preferences, self-interest, and the demand for redistribution","volume":"82","author":[{"family":"Fong","given":"Christina"}],"issued":{"date-parts":[["2001",11]]}}}],"schema":"https://github.com/citation-style-language/schema/raw/master/csl-citation.json"} </w:instrText>
      </w:r>
      <w:r w:rsidR="00B36082" w:rsidRPr="002426AC">
        <w:fldChar w:fldCharType="separate"/>
      </w:r>
      <w:r w:rsidR="00B36082" w:rsidRPr="002426AC">
        <w:rPr>
          <w:noProof/>
        </w:rPr>
        <w:t>(Fong, 2001)</w:t>
      </w:r>
      <w:r w:rsidR="00B36082" w:rsidRPr="002426AC">
        <w:fldChar w:fldCharType="end"/>
      </w:r>
      <w:r w:rsidR="00983B1E" w:rsidRPr="002426AC">
        <w:t xml:space="preserve"> </w:t>
      </w:r>
      <w:r w:rsidRPr="002426AC">
        <w:t xml:space="preserve">have been established as even more important than people's objective position in shaping their support for redistribution. Finally, the belief in progressive taxation has been also related to </w:t>
      </w:r>
      <w:r w:rsidR="00B36082" w:rsidRPr="002426AC">
        <w:t>how</w:t>
      </w:r>
      <w:r w:rsidRPr="002426AC">
        <w:t xml:space="preserve"> people perceive inequality</w:t>
      </w:r>
      <w:r w:rsidR="00B36082" w:rsidRPr="002426AC">
        <w:t xml:space="preserve"> </w:t>
      </w:r>
      <w:r w:rsidR="00B36082" w:rsidRPr="002426AC">
        <w:fldChar w:fldCharType="begin"/>
      </w:r>
      <w:r w:rsidR="00B36082" w:rsidRPr="002426AC">
        <w:instrText xml:space="preserve"> ADDIN ZOTERO_ITEM CSL_CITATION {"citationID":"rXzLxZdk","properties":{"formattedCitation":"(Garc\\uc0\\u237{}a\\uc0\\u8208{}S\\uc0\\u225{}nchez et al., 2020)","plainCitation":"(García‐Sánchez et al., 2020)","noteIndex":0},"citationItems":[{"id":1262,"uris":["http://zotero.org/groups/5379819/items/UZLEMI6H"],"itemData":{"id":1262,"type":"article-journal","abstract":"Although economic inequality has increased over the last few decades, support for redistributive policies is not widely accepted by the public. In this paper, we examine whether attitudes towards redistribution are a product of both perceptions of, and beliefs about, inequality. Specifically, we argue that the association between perceived inequality and support for redistribution varies by beliefs that justify inequality. We investigated this hypothesis in a cross‐cultural/country sample (N = 56,021 from 41 countries) using two different operationalizations of support for redistribution and two distinct beliefs that justify inequality. As hypothesized, the perceived size of the income gap correlated positively with believing that it is the government's responsibility to reduce inequality among those who rejected beliefs that justify inequality, whereas there was no association for those who endorsed these beliefs. Similarly, perceived economic inequality correlated positively with support for progressive taxation, but this association was weaker among those who endorsed meritocratic and equal opportunity beliefs. Together, these results demonstrate that ideologies influence the relationship between perceived inequality and attitudes towards redistribution, and that support for redistribution varies by how the policy is framed.","container-title":"British Journal of Social Psychology","DOI":"10.1111/bjso.12326","ISSN":"0144-6665","issue":"1","note":"PMID: 30977153","page":"111–136","title":"Attitudes towards redistribution and the interplay between perceptions and beliefs about inequality","volume":"59","author":[{"family":"García‐Sánchez","given":"Efraín"},{"family":"Osborne","given":"Danny"},{"family":"Willis","given":"Guillermo B."},{"family":"Rodríguez‐Bailón","given":"Rosa"}],"issued":{"date-parts":[["2020"]]}}}],"schema":"https://github.com/citation-style-language/schema/raw/master/csl-citation.json"} </w:instrText>
      </w:r>
      <w:r w:rsidR="00B36082" w:rsidRPr="002426AC">
        <w:fldChar w:fldCharType="separate"/>
      </w:r>
      <w:r w:rsidR="00B36082" w:rsidRPr="002426AC">
        <w:rPr>
          <w:kern w:val="0"/>
        </w:rPr>
        <w:t>(García‐Sánchez et al., 2020)</w:t>
      </w:r>
      <w:r w:rsidR="00B36082" w:rsidRPr="002426AC">
        <w:fldChar w:fldCharType="end"/>
      </w:r>
      <w:r w:rsidRPr="002426AC">
        <w:t>.</w:t>
      </w:r>
    </w:p>
    <w:p w14:paraId="69D03300" w14:textId="77777777" w:rsidR="00DD4F27" w:rsidRPr="002426AC" w:rsidRDefault="00DD4F27" w:rsidP="00DD4F27"/>
    <w:p w14:paraId="73418387" w14:textId="060C1D69" w:rsidR="00DD4F27" w:rsidRPr="002426AC" w:rsidRDefault="00DD4F27" w:rsidP="00DD4F27">
      <w:r w:rsidRPr="002426AC">
        <w:t xml:space="preserve">Besides cross-sectional investigations, scholars also engaged in the study of how individuals' attitudes </w:t>
      </w:r>
      <w:r w:rsidR="00E62E95" w:rsidRPr="002426AC">
        <w:t>toward</w:t>
      </w:r>
      <w:r w:rsidRPr="002426AC">
        <w:t xml:space="preserve"> inequality change, </w:t>
      </w:r>
      <w:del w:id="35" w:author="Arturo Bertero" w:date="2024-04-23T10:00:00Z">
        <w:r w:rsidRPr="002426AC" w:rsidDel="00E10379">
          <w:delText xml:space="preserve">by modeling the impact that one element can have on the properties of the others, </w:delText>
        </w:r>
      </w:del>
      <w:r w:rsidRPr="002426AC">
        <w:t xml:space="preserve">without consistent results. </w:t>
      </w:r>
      <w:del w:id="36" w:author="Arturo Bertero" w:date="2024-04-23T10:02:00Z">
        <w:r w:rsidRPr="002426AC" w:rsidDel="00E10379">
          <w:delText xml:space="preserve">Indeed, </w:delText>
        </w:r>
      </w:del>
      <w:r w:rsidR="00B36082" w:rsidRPr="002426AC">
        <w:rPr>
          <w:noProof/>
        </w:rPr>
        <w:t>Cruces and colleagues</w:t>
      </w:r>
      <w:r w:rsidR="00B36082" w:rsidRPr="002426AC">
        <w:t xml:space="preserve"> </w:t>
      </w:r>
      <w:r w:rsidR="00B36082" w:rsidRPr="002426AC">
        <w:fldChar w:fldCharType="begin"/>
      </w:r>
      <w:r w:rsidR="00287698" w:rsidRPr="002426AC">
        <w:instrText xml:space="preserve"> ADDIN ZOTERO_ITEM CSL_CITATION {"citationID":"lvOKt2TV","properties":{"formattedCitation":"(Cruces et al., 2013)","plainCitation":"(Cruces et al., 2013)","dontUpdate":true,"noteIndex":0},"citationItems":[{"id":1409,"uris":["http://zotero.org/groups/5379819/items/HK5EIVLJ"],"itemData":{"id":1409,"type":"article-journal","container-title":"Journal of Public Economics","DOI":"10.1016/j.jpubeco.2012.10.009","ISSN":"00472727","journalAbbreviation":"Journal of Public Economics","language":"en","page":"100-112","source":"DOI.org (Crossref)","title":"Biased perceptions of income distribution and preferences for redistribution: Evidence from a survey experiment","title-short":"Biased perceptions of income distribution and preferences for redistribution","volume":"98","author":[{"family":"Cruces","given":"Guillermo"},{"family":"Perez-Truglia","given":"Ricardo"},{"family":"Tetaz","given":"Martin"}],"issued":{"date-parts":[["2013",2]]}}}],"schema":"https://github.com/citation-style-language/schema/raw/master/csl-citation.json"} </w:instrText>
      </w:r>
      <w:r w:rsidR="00B36082" w:rsidRPr="002426AC">
        <w:fldChar w:fldCharType="separate"/>
      </w:r>
      <w:r w:rsidR="00B36082" w:rsidRPr="002426AC">
        <w:rPr>
          <w:noProof/>
        </w:rPr>
        <w:t>(2013)</w:t>
      </w:r>
      <w:r w:rsidR="00B36082" w:rsidRPr="002426AC">
        <w:fldChar w:fldCharType="end"/>
      </w:r>
      <w:r w:rsidR="00B36082" w:rsidRPr="002426AC">
        <w:t xml:space="preserve"> </w:t>
      </w:r>
      <w:r w:rsidRPr="002426AC">
        <w:t xml:space="preserve">highlighted the importance of </w:t>
      </w:r>
      <w:r w:rsidR="004666CE" w:rsidRPr="002426AC">
        <w:t xml:space="preserve">individuals’ </w:t>
      </w:r>
      <w:r w:rsidRPr="002426AC">
        <w:t xml:space="preserve">perceptions </w:t>
      </w:r>
      <w:del w:id="37" w:author="Arturo Bertero" w:date="2024-04-23T10:00:00Z">
        <w:r w:rsidR="004666CE" w:rsidRPr="002426AC" w:rsidDel="00E10379">
          <w:delText xml:space="preserve">on </w:delText>
        </w:r>
      </w:del>
      <w:ins w:id="38" w:author="Arturo Bertero" w:date="2024-04-23T10:00:00Z">
        <w:r w:rsidR="00E10379">
          <w:t>of</w:t>
        </w:r>
        <w:r w:rsidR="00E10379" w:rsidRPr="002426AC">
          <w:t xml:space="preserve"> </w:t>
        </w:r>
      </w:ins>
      <w:r w:rsidR="004666CE" w:rsidRPr="002426AC">
        <w:t xml:space="preserve">their </w:t>
      </w:r>
      <w:r w:rsidRPr="002426AC">
        <w:t>distributional beliefs</w:t>
      </w:r>
      <w:ins w:id="39" w:author="Arturo Bertero" w:date="2024-04-23T10:02:00Z">
        <w:r w:rsidR="00E10379">
          <w:t>,</w:t>
        </w:r>
      </w:ins>
      <w:del w:id="40" w:author="Arturo Bertero" w:date="2024-04-23T10:02:00Z">
        <w:r w:rsidRPr="002426AC" w:rsidDel="00E10379">
          <w:delText>.</w:delText>
        </w:r>
      </w:del>
      <w:r w:rsidRPr="002426AC">
        <w:t xml:space="preserve"> </w:t>
      </w:r>
      <w:del w:id="41" w:author="Arturo Bertero" w:date="2024-04-23T10:02:00Z">
        <w:r w:rsidRPr="002426AC" w:rsidDel="00E10379">
          <w:delText>U</w:delText>
        </w:r>
      </w:del>
      <w:ins w:id="42" w:author="Arturo Bertero" w:date="2024-04-23T10:02:00Z">
        <w:r w:rsidR="00E10379">
          <w:t>u</w:t>
        </w:r>
      </w:ins>
      <w:r w:rsidRPr="002426AC">
        <w:t>sing an experimental survey design</w:t>
      </w:r>
      <w:del w:id="43" w:author="Arturo Bertero" w:date="2024-04-23T10:02:00Z">
        <w:r w:rsidRPr="002426AC" w:rsidDel="00E10379">
          <w:delText>, applied</w:delText>
        </w:r>
      </w:del>
      <w:r w:rsidRPr="002426AC">
        <w:t xml:space="preserve"> in Argentina</w:t>
      </w:r>
      <w:ins w:id="44" w:author="Arturo Bertero" w:date="2024-04-23T10:02:00Z">
        <w:r w:rsidR="00E10379">
          <w:t>.</w:t>
        </w:r>
      </w:ins>
      <w:del w:id="45" w:author="Arturo Bertero" w:date="2024-04-23T10:02:00Z">
        <w:r w:rsidRPr="002426AC" w:rsidDel="00E10379">
          <w:delText>,</w:delText>
        </w:r>
      </w:del>
      <w:r w:rsidRPr="002426AC">
        <w:t xml:space="preserve"> </w:t>
      </w:r>
      <w:ins w:id="46" w:author="Arturo Bertero" w:date="2024-04-23T10:02:00Z">
        <w:r w:rsidR="00E10379">
          <w:t>T</w:t>
        </w:r>
      </w:ins>
      <w:del w:id="47" w:author="Arturo Bertero" w:date="2024-04-23T10:02:00Z">
        <w:r w:rsidRPr="002426AC" w:rsidDel="00E10379">
          <w:delText>t</w:delText>
        </w:r>
      </w:del>
      <w:r w:rsidRPr="002426AC">
        <w:t>he</w:t>
      </w:r>
      <w:ins w:id="48" w:author="Arturo Bertero" w:date="2024-04-23T10:03:00Z">
        <w:r w:rsidR="00E10379">
          <w:t xml:space="preserve">ir findings show that </w:t>
        </w:r>
      </w:ins>
      <w:del w:id="49" w:author="Arturo Bertero" w:date="2024-04-23T10:03:00Z">
        <w:r w:rsidRPr="002426AC" w:rsidDel="00E10379">
          <w:delText>y observed how people shape their perceptions of inequality and how they affect their preferences for redistribution. I</w:delText>
        </w:r>
      </w:del>
      <w:ins w:id="50" w:author="Arturo Bertero" w:date="2024-04-23T10:03:00Z">
        <w:r w:rsidR="00E10379">
          <w:t>i</w:t>
        </w:r>
      </w:ins>
      <w:r w:rsidRPr="002426AC">
        <w:t xml:space="preserve">ndividuals who overestimated their relative position tended to be more supportive of redistribution when informed of their true placement in the social hierarchy. </w:t>
      </w:r>
      <w:r w:rsidR="00B36082" w:rsidRPr="002426AC">
        <w:t xml:space="preserve">Another contribution </w:t>
      </w:r>
      <w:r w:rsidR="00B36082" w:rsidRPr="002426AC">
        <w:fldChar w:fldCharType="begin"/>
      </w:r>
      <w:r w:rsidR="00B36082" w:rsidRPr="002426AC">
        <w:instrText xml:space="preserve"> ADDIN ZOTERO_ITEM CSL_CITATION {"citationID":"jt3KM0bl","properties":{"formattedCitation":"(Campos-Vazquez et al., 2022)","plainCitation":"(Campos-Vazquez et al., 2022)","noteIndex":0},"citationItems":[{"id":1411,"uris":["http://zotero.org/groups/5379819/items/3FHMAUNX"],"itemData":{"id":1411,"type":"article-journal","container-title":"World Development","DOI":"10.1016/j.worlddev.2021.105778","ISSN":"0305750X","journalAbbreviation":"World Development","language":"en","page":"105778","source":"DOI.org (Crossref)","title":"Perceptions of inequality and social mobility in Mexico","volume":"151","author":[{"family":"Campos-Vazquez","given":"Raymundo M."},{"family":"Krozer","given":"Alice"},{"family":"Ramírez-Álvarez","given":"Aurora A."},{"family":"De La Torre","given":"Rodolfo"},{"family":"Velez-Grajales","given":"Roberto"}],"issued":{"date-parts":[["2022",3]]}}}],"schema":"https://github.com/citation-style-language/schema/raw/master/csl-citation.json"} </w:instrText>
      </w:r>
      <w:r w:rsidR="00B36082" w:rsidRPr="002426AC">
        <w:fldChar w:fldCharType="separate"/>
      </w:r>
      <w:r w:rsidR="00B36082" w:rsidRPr="002426AC">
        <w:rPr>
          <w:noProof/>
        </w:rPr>
        <w:t>(Campos-Vazquez et al., 2022)</w:t>
      </w:r>
      <w:r w:rsidR="00B36082" w:rsidRPr="002426AC">
        <w:fldChar w:fldCharType="end"/>
      </w:r>
      <w:r w:rsidRPr="002426AC">
        <w:t>, applied a similar experimental treatment, by providing participants with objective information about the level of income inequality and social mobility in Mexico. However, altering individuals’ perception</w:t>
      </w:r>
      <w:r w:rsidR="00983B1E" w:rsidRPr="002426AC">
        <w:t>s</w:t>
      </w:r>
      <w:r w:rsidRPr="002426AC">
        <w:t xml:space="preserve"> of inequality did not provoke changes in their normative beliefs about income distribution, social mobility, and tax rates</w:t>
      </w:r>
      <w:r w:rsidR="00B36082" w:rsidRPr="002426AC">
        <w:t>.</w:t>
      </w:r>
      <w:r w:rsidRPr="002426AC">
        <w:t xml:space="preserve"> </w:t>
      </w:r>
    </w:p>
    <w:p w14:paraId="335FCDE7" w14:textId="77777777" w:rsidR="00DD4F27" w:rsidRPr="002426AC" w:rsidDel="00E10379" w:rsidRDefault="00DD4F27" w:rsidP="00DD4F27">
      <w:pPr>
        <w:rPr>
          <w:del w:id="51" w:author="Arturo Bertero" w:date="2024-04-23T10:03:00Z"/>
        </w:rPr>
      </w:pPr>
    </w:p>
    <w:p w14:paraId="0BBC9E76" w14:textId="74E1568D" w:rsidR="0074629F" w:rsidRPr="002426AC" w:rsidDel="00E10379" w:rsidRDefault="0074629F" w:rsidP="0074629F">
      <w:pPr>
        <w:pStyle w:val="Heading3"/>
        <w:rPr>
          <w:del w:id="52" w:author="Arturo Bertero" w:date="2024-04-23T10:03:00Z"/>
        </w:rPr>
      </w:pPr>
      <w:del w:id="53" w:author="Arturo Bertero" w:date="2024-04-23T10:03:00Z">
        <w:r w:rsidRPr="002426AC" w:rsidDel="00E10379">
          <w:delText xml:space="preserve">But what is missing is a network approach + study of dynamics </w:delText>
        </w:r>
      </w:del>
    </w:p>
    <w:p w14:paraId="608B1C98" w14:textId="4D463A26" w:rsidR="007E7B00" w:rsidRPr="00753F1A" w:rsidRDefault="00E10379" w:rsidP="0074629F">
      <w:ins w:id="54" w:author="Arturo Bertero" w:date="2024-04-23T10:04:00Z">
        <w:r>
          <w:t xml:space="preserve">In sum, </w:t>
        </w:r>
      </w:ins>
      <w:del w:id="55" w:author="Arturo Bertero" w:date="2024-04-23T10:04:00Z">
        <w:r w:rsidR="00477962" w:rsidRPr="002426AC" w:rsidDel="00E10379">
          <w:delText>A</w:delText>
        </w:r>
      </w:del>
      <w:ins w:id="56" w:author="Arturo Bertero" w:date="2024-04-23T10:04:00Z">
        <w:r>
          <w:t>a</w:t>
        </w:r>
      </w:ins>
      <w:r w:rsidR="00477962" w:rsidRPr="002426AC">
        <w:t xml:space="preserve">ttitudes toward inequality are a complex and multidimensional issue often studied </w:t>
      </w:r>
      <w:del w:id="57" w:author="Arturo Bertero" w:date="2024-04-23T10:04:00Z">
        <w:r w:rsidR="00207D43" w:rsidRPr="00207D43" w:rsidDel="00E10379">
          <w:delText>in a non-systematic way</w:delText>
        </w:r>
      </w:del>
      <w:ins w:id="58" w:author="Arturo Bertero" w:date="2024-04-23T10:04:00Z">
        <w:r>
          <w:t>with a reductionist approach</w:t>
        </w:r>
      </w:ins>
      <w:r w:rsidR="00207D43" w:rsidRPr="00207D43">
        <w:t xml:space="preserve">, with few attempts to link perceptions, beliefs, and judgments </w:t>
      </w:r>
      <w:r w:rsidR="00B6612C" w:rsidRPr="00B6612C">
        <w:t>concurrently</w:t>
      </w:r>
      <w:r w:rsidR="00B6612C">
        <w:t xml:space="preserve"> </w:t>
      </w:r>
      <w:r w:rsidR="00477962" w:rsidRPr="002426AC">
        <w:t xml:space="preserve">as detailed by Janmaat (2013). </w:t>
      </w:r>
      <w:r w:rsidR="00B6612C">
        <w:t>One</w:t>
      </w:r>
      <w:r w:rsidR="00477962" w:rsidRPr="002426AC">
        <w:t xml:space="preserve"> exception is Redmond et al. </w:t>
      </w:r>
      <w:sdt>
        <w:sdtPr>
          <w:alias w:val="SmartCite Citation"/>
          <w:tag w:val="0a3c846c-7570-4913-bd72-3afd46468081:b1252f7e-ebcf-43ff-872b-b177c530b2f4+{&quot;items&quot;:{&quot;0a3c846c-7570-4913-bd72-3afd46468081:b1252f7e-ebcf-43ff-872b-b177c530b2f4&quot;:{&quot;position&quot;:null,&quot;prefix&quot;:null,&quot;suffix&quot;:null,&quot;suppressAuthor&quot;:true}}}"/>
          <w:id w:val="469645294"/>
          <w:placeholder>
            <w:docPart w:val="DefaultPlaceholder_-1854013440"/>
          </w:placeholder>
        </w:sdtPr>
        <w:sdtContent>
          <w:r w:rsidR="001A7B6D" w:rsidRPr="001A7B6D">
            <w:rPr>
              <w:rFonts w:eastAsia="Times New Roman"/>
            </w:rPr>
            <w:t>(2002)</w:t>
          </w:r>
        </w:sdtContent>
      </w:sdt>
      <w:r w:rsidR="00477962" w:rsidRPr="002426AC">
        <w:t xml:space="preserve">, who compared </w:t>
      </w:r>
      <w:r w:rsidR="00867FF4" w:rsidRPr="002426AC">
        <w:t>attitudes of the inhabitants of Eastern and Western countries</w:t>
      </w:r>
      <w:r w:rsidR="00477962" w:rsidRPr="002426AC">
        <w:t xml:space="preserve">, finding more critical views on income redistribution in the East, attributed to a larger gap </w:t>
      </w:r>
      <w:ins w:id="59" w:author="Arturo Bertero" w:date="2024-04-23T10:05:00Z">
        <w:r>
          <w:t xml:space="preserve">in </w:t>
        </w:r>
      </w:ins>
      <w:r w:rsidR="00477962" w:rsidRPr="002426AC">
        <w:t>perceptions and beliefs about inequality</w:t>
      </w:r>
      <w:r w:rsidR="00867FF4" w:rsidRPr="002426AC">
        <w:t>.</w:t>
      </w:r>
      <w:r w:rsidR="00DD4F27" w:rsidRPr="002426AC">
        <w:t xml:space="preserve"> However, this hypothesis was not statistically tested, calling into question the effectiveness of this assertion.</w:t>
      </w:r>
      <w:r w:rsidR="00867FF4" w:rsidRPr="002426AC">
        <w:t xml:space="preserve"> </w:t>
      </w:r>
      <w:r w:rsidR="009F6299" w:rsidRPr="002426AC">
        <w:t>Additionally,</w:t>
      </w:r>
      <w:r w:rsidR="00867FF4" w:rsidRPr="002426AC">
        <w:t xml:space="preserve"> García‐Sánchez et al. </w:t>
      </w:r>
      <w:sdt>
        <w:sdtPr>
          <w:alias w:val="SmartCite Citation"/>
          <w:tag w:val="0a3c846c-7570-4913-bd72-3afd46468081:2d93587f-9510-4e10-b201-fde8c4b1b3a7+{&quot;items&quot;:{&quot;0a3c846c-7570-4913-bd72-3afd46468081:2d93587f-9510-4e10-b201-fde8c4b1b3a7&quot;:{&quot;position&quot;:null,&quot;prefix&quot;:null,&quot;suffix&quot;:null,&quot;suppressAuthor&quot;:true}}}"/>
          <w:id w:val="-1263525918"/>
          <w:placeholder>
            <w:docPart w:val="DefaultPlaceholder_-1854013440"/>
          </w:placeholder>
        </w:sdtPr>
        <w:sdtContent>
          <w:r w:rsidR="001A7B6D" w:rsidRPr="001A7B6D">
            <w:rPr>
              <w:rFonts w:eastAsia="Times New Roman"/>
            </w:rPr>
            <w:t>(2020)</w:t>
          </w:r>
        </w:sdtContent>
      </w:sdt>
      <w:r w:rsidR="00867FF4" w:rsidRPr="002426AC">
        <w:t xml:space="preserve"> </w:t>
      </w:r>
      <w:del w:id="60" w:author="Arturo Bertero" w:date="2024-04-23T10:05:00Z">
        <w:r w:rsidR="00867FF4" w:rsidRPr="002426AC" w:rsidDel="00E10379">
          <w:delText xml:space="preserve">shows </w:delText>
        </w:r>
      </w:del>
      <w:ins w:id="61" w:author="Arturo Bertero" w:date="2024-04-23T10:05:00Z">
        <w:r>
          <w:t>showed</w:t>
        </w:r>
        <w:r w:rsidRPr="002426AC">
          <w:t xml:space="preserve"> </w:t>
        </w:r>
      </w:ins>
      <w:r w:rsidR="00867FF4" w:rsidRPr="002426AC">
        <w:t>that perceptions and beliefs about inequality are not straightforwardly linked to support for public redistribution, finding that those rejecting merit-based justifications for ine</w:t>
      </w:r>
      <w:r w:rsidR="00867FF4" w:rsidRPr="00867FF4">
        <w:t xml:space="preserve">quality show </w:t>
      </w:r>
      <w:r w:rsidR="00867FF4">
        <w:t>greater</w:t>
      </w:r>
      <w:r w:rsidR="00867FF4" w:rsidRPr="00867FF4">
        <w:t xml:space="preserve"> willingness to redistribute, unlike their counterparts. Nevertheless, a</w:t>
      </w:r>
      <w:r w:rsidR="00B1337E">
        <w:t xml:space="preserve"> significant </w:t>
      </w:r>
      <w:r w:rsidR="00867FF4" w:rsidRPr="00867FF4">
        <w:t xml:space="preserve">gap remains in </w:t>
      </w:r>
      <w:ins w:id="62" w:author="Arturo Bertero" w:date="2024-04-23T10:05:00Z">
        <w:r>
          <w:t xml:space="preserve">the </w:t>
        </w:r>
      </w:ins>
      <w:r w:rsidR="00867FF4" w:rsidRPr="00867FF4">
        <w:t>literature regarding the internal structure of these attitudes. Franetovic and Bertero (2023)</w:t>
      </w:r>
      <w:r w:rsidR="009F6299">
        <w:t xml:space="preserve"> </w:t>
      </w:r>
      <w:r w:rsidR="009F6299" w:rsidRPr="009F6299">
        <w:t xml:space="preserve">recently </w:t>
      </w:r>
      <w:r w:rsidR="009F6299" w:rsidRPr="00867FF4">
        <w:t>made</w:t>
      </w:r>
      <w:r w:rsidR="00867FF4" w:rsidRPr="00867FF4">
        <w:t xml:space="preserve"> a </w:t>
      </w:r>
      <w:r w:rsidR="00B1337E" w:rsidRPr="00B1337E">
        <w:t xml:space="preserve">noteworthy </w:t>
      </w:r>
      <w:r w:rsidR="00867FF4" w:rsidRPr="00867FF4">
        <w:t>advance with their study on Chile,</w:t>
      </w:r>
      <w:r w:rsidR="00867FF4">
        <w:t xml:space="preserve"> </w:t>
      </w:r>
      <w:r w:rsidR="00867FF4" w:rsidRPr="00867FF4">
        <w:t>incorporating perceptions, beliefs, and judgments simultaneously through an attitude network approach. Their research reveals</w:t>
      </w:r>
      <w:r w:rsidR="00867FF4">
        <w:t xml:space="preserve"> that all people’s views on inequality, redistribution, taxation, and </w:t>
      </w:r>
      <w:r w:rsidR="00867FF4">
        <w:lastRenderedPageBreak/>
        <w:t xml:space="preserve">wages are part of a unique and interconnected network of attitudes, </w:t>
      </w:r>
      <w:r w:rsidR="00DF07FD" w:rsidRPr="00DF07FD">
        <w:t>and that individuals from lower socioeconomic status systematically present more multidimensional structures of understanding</w:t>
      </w:r>
      <w:r w:rsidR="00B1337E" w:rsidRPr="00B1337E">
        <w:t xml:space="preserve">. </w:t>
      </w:r>
      <w:r w:rsidR="00867FF4" w:rsidRPr="00867FF4">
        <w:t xml:space="preserve">We seek to advance our understanding of attitudes toward inequality as a network, taking the United States as a case study, a country with </w:t>
      </w:r>
      <w:r w:rsidR="009F4219">
        <w:t xml:space="preserve">high economic inequality and </w:t>
      </w:r>
      <w:r w:rsidR="00867FF4" w:rsidRPr="00867FF4">
        <w:t xml:space="preserve">a long tradition in distributive justice </w:t>
      </w:r>
      <w:del w:id="63" w:author="Arturo Bertero" w:date="2024-04-23T10:06:00Z">
        <w:r w:rsidR="00867FF4" w:rsidRPr="00867FF4" w:rsidDel="007857A8">
          <w:delText>studies</w:delText>
        </w:r>
      </w:del>
      <w:ins w:id="64" w:author="Arturo Bertero" w:date="2024-04-23T10:06:00Z">
        <w:r w:rsidR="007857A8">
          <w:t>research</w:t>
        </w:r>
      </w:ins>
      <w:r w:rsidR="00867FF4" w:rsidRPr="00867FF4">
        <w:t>.</w:t>
      </w:r>
    </w:p>
    <w:p w14:paraId="1F7D2F50" w14:textId="77777777" w:rsidR="007E7B00" w:rsidRPr="00753F1A" w:rsidRDefault="007E7B00" w:rsidP="007E7B00"/>
    <w:p w14:paraId="3CBAD83E" w14:textId="01540302" w:rsidR="00CF178C" w:rsidRPr="00753F1A" w:rsidRDefault="00CF178C" w:rsidP="007E7B00">
      <w:pPr>
        <w:pStyle w:val="Heading2"/>
      </w:pPr>
      <w:r w:rsidRPr="00753F1A">
        <w:t xml:space="preserve">2.2 A network approach to </w:t>
      </w:r>
      <w:del w:id="65" w:author="Arturo Bertero" w:date="2024-04-23T11:45:00Z">
        <w:r w:rsidRPr="00753F1A" w:rsidDel="00573F6A">
          <w:delText xml:space="preserve">the study of </w:delText>
        </w:r>
      </w:del>
      <w:r w:rsidRPr="00753F1A">
        <w:t xml:space="preserve">attitudes </w:t>
      </w:r>
      <w:r w:rsidR="00E62E95" w:rsidRPr="00753F1A">
        <w:t>toward</w:t>
      </w:r>
      <w:r w:rsidRPr="00753F1A">
        <w:t xml:space="preserve"> inequality</w:t>
      </w:r>
    </w:p>
    <w:p w14:paraId="33A3B3C0" w14:textId="5C9A1E5A" w:rsidR="00CF178C" w:rsidRPr="00753F1A" w:rsidDel="007857A8" w:rsidRDefault="007E7B00" w:rsidP="007E7B00">
      <w:pPr>
        <w:pStyle w:val="Heading3"/>
        <w:rPr>
          <w:del w:id="66" w:author="Arturo Bertero" w:date="2024-04-23T10:06:00Z"/>
        </w:rPr>
      </w:pPr>
      <w:del w:id="67" w:author="Arturo Bertero" w:date="2024-04-23T10:06:00Z">
        <w:r w:rsidRPr="00753F1A" w:rsidDel="007857A8">
          <w:delText>Few words on the latent variable model</w:delText>
        </w:r>
      </w:del>
    </w:p>
    <w:p w14:paraId="4CA61EA4" w14:textId="59E4A48D" w:rsidR="007E7B00" w:rsidRPr="00753F1A" w:rsidRDefault="004C021B" w:rsidP="00A150A8">
      <w:r w:rsidRPr="00753F1A">
        <w:t xml:space="preserve">In the field of attitude research, the latent variable model has long been a cornerstone for understanding attitudes </w:t>
      </w:r>
      <w:r w:rsidR="00E62E95" w:rsidRPr="00753F1A">
        <w:t>toward</w:t>
      </w:r>
      <w:r w:rsidRPr="00753F1A">
        <w:t xml:space="preserve"> complex social issues like inequality. It posits</w:t>
      </w:r>
      <w:r w:rsidR="00A150A8" w:rsidRPr="00753F1A">
        <w:t xml:space="preserve"> attitudes are latent constructs</w:t>
      </w:r>
      <w:r w:rsidR="00334DBA" w:rsidRPr="00753F1A">
        <w:t xml:space="preserve"> </w:t>
      </w:r>
      <w:del w:id="68" w:author="Arturo Bertero" w:date="2024-04-23T10:06:00Z">
        <w:r w:rsidR="00334DBA" w:rsidRPr="00753F1A" w:rsidDel="007857A8">
          <w:br/>
        </w:r>
      </w:del>
      <w:r w:rsidR="00287698" w:rsidRPr="00753F1A">
        <w:t>-unmeasurable</w:t>
      </w:r>
      <w:r w:rsidR="00A150A8" w:rsidRPr="00753F1A">
        <w:t xml:space="preserve"> properties or tendencies within a person</w:t>
      </w:r>
      <w:r w:rsidR="00287698" w:rsidRPr="00753F1A">
        <w:t xml:space="preserve">- </w:t>
      </w:r>
      <w:r w:rsidR="00A150A8" w:rsidRPr="00753F1A">
        <w:t>that manifest through observable behaviors, affective responses, and cognitions</w:t>
      </w:r>
      <w:r w:rsidR="00287698" w:rsidRPr="00753F1A">
        <w:t xml:space="preserve"> </w:t>
      </w:r>
      <w:r w:rsidR="00287698" w:rsidRPr="00753F1A">
        <w:fldChar w:fldCharType="begin"/>
      </w:r>
      <w:r w:rsidR="00287698" w:rsidRPr="00753F1A">
        <w:instrText xml:space="preserve"> ADDIN ZOTERO_ITEM CSL_CITATION {"citationID":"l6QJs9YA","properties":{"formattedCitation":"(Eagly &amp; Chaiken, 1993; Rosenberg, 1960)","plainCitation":"(Eagly &amp; Chaiken, 1993; Rosenberg, 1960)","noteIndex":0},"citationItems":[{"id":1416,"uris":["http://zotero.org/groups/5379819/items/HF5LHR4J"],"itemData":{"id":1416,"type":"book","abstract":"We wrote this book with graduate students in mind as its primary audience, and also with concern for the needs of colleagues in psychology and related fields who seek an integrative overview of the research literature on attitudes. Yet we have endeavored to write clearly enough and with enough introductory detail that the book should be accessible to a wide audience. It is therefore possible that the book can be useful for undergraduates, when their background is relatively sophisticated and their motivation is especially strong.  \"The Psychology of Attitudes\" is centered on research in the field of social psychology, where the attitude construct has been preeminent since the very beginnings of systematic research. Yet research on attitudes is a shared endeavor in the social sciences, with especially important contributions from the fields of sociology, communications, political science, and marketing. Although our book considers some of the work carried out in these neighboring fields, our own disciplinary background in psychology leads us to focus on distinctively psychological issues. Nonetheless, the book should be useful to graduate students and researchers in related fields, because a very large portion of the existing literature on attitudes is in fact psychological in its focus. Much of this work can be applied in the natural settings and should therefore also be interesting to practitioners, especially to those who design programs to change attitudes and behavior.  This book does not promote a single theoretical perspective. Our own work has mainly concerned attitude change, where we of course have theoretical preferences. Nevertheless, we have tried to be even-handed in evaluating the theories that other attitude researchers have proposed. We have emphasized the contributions of the approaches more than their weaknesses and shortcomings. (PsycINFO Database Record (c) 2016 APA, all rights reserved)","collection-title":"The psychology of attitudes.","event-place":"Orlando,  FL,  US","ISBN":"0-15-500097-7","note":"page: xxii, 794","number-of-pages":"xxii, 794","publisher":"Harcourt Brace Jovanovich College Publishers","publisher-place":"Orlando,  FL,  US","title":"The psychology of attitudes.","author":[{"family":"Eagly","given":"Alice H."},{"family":"Chaiken","given":"Shelly"}],"issued":{"date-parts":[["1993"]]}}},{"id":1417,"uris":["http://zotero.org/groups/5379819/items/5ASG4AWP"],"itemData":{"id":1417,"type":"book","collection-title":"Yale studies in attitude and communication ; v. 3","event-place":"New Haven","language":"eng","note":"container-title: Attitude organization and change; an analysis of consistency among attitude components\nLCCN: 60015892","publisher":"Yale University Press","publisher-place":"New Haven","title":"Attitude organization and change; an analysis of consistency among attitude components / by Milton J. Rosenberg [and others]","author":[{"family":"Rosenberg","given":"Milton J."}],"issued":{"date-parts":[["1960"]]}}}],"schema":"https://github.com/citation-style-language/schema/raw/master/csl-citation.json"} </w:instrText>
      </w:r>
      <w:r w:rsidR="00287698" w:rsidRPr="00753F1A">
        <w:fldChar w:fldCharType="separate"/>
      </w:r>
      <w:r w:rsidR="00287698" w:rsidRPr="00753F1A">
        <w:rPr>
          <w:noProof/>
        </w:rPr>
        <w:t>(Eagly &amp; Chaiken, 1993; Rosenberg, 1960)</w:t>
      </w:r>
      <w:r w:rsidR="00287698" w:rsidRPr="00753F1A">
        <w:fldChar w:fldCharType="end"/>
      </w:r>
      <w:r w:rsidR="00A150A8" w:rsidRPr="00753F1A">
        <w:t xml:space="preserve">. </w:t>
      </w:r>
      <w:r w:rsidR="00287698" w:rsidRPr="00753F1A">
        <w:t>Therefore</w:t>
      </w:r>
      <w:r w:rsidR="00A150A8" w:rsidRPr="00753F1A">
        <w:t xml:space="preserve">, responses to specific survey items are believed to be caused by </w:t>
      </w:r>
      <w:r w:rsidRPr="00753F1A">
        <w:t>the</w:t>
      </w:r>
      <w:r w:rsidR="00A150A8" w:rsidRPr="00753F1A">
        <w:t xml:space="preserve"> latent attitude</w:t>
      </w:r>
      <w:r w:rsidR="00024973" w:rsidRPr="00753F1A">
        <w:t xml:space="preserve"> </w:t>
      </w:r>
      <w:r w:rsidR="00024973" w:rsidRPr="00753F1A">
        <w:fldChar w:fldCharType="begin"/>
      </w:r>
      <w:r w:rsidR="00024973" w:rsidRPr="00753F1A">
        <w:instrText xml:space="preserve"> ADDIN ZOTERO_ITEM CSL_CITATION {"citationID":"WrnHeg3S","properties":{"formattedCitation":"(Bagozzi, 1981; Bagozzi &amp; Burnkrant, 1979)","plainCitation":"(Bagozzi, 1981; Bagozzi &amp; Burnkrant, 1979)","noteIndex":0},"citationItems":[{"id":1419,"uris":["http://zotero.org/groups/5379819/items/TXSLL2BQ"],"itemData":{"id":1419,"type":"article-journal","container-title":"Journal of Personality and Social Psychology","DOI":"10.1037/0022-3514.41.4.607","ISSN":"1939-1315, 0022-3514","issue":"4","journalAbbreviation":"Journal of Personality and Social Psychology","language":"en","page":"607-627","source":"DOI.org (Crossref)","title":"Attitudes, intentions, and behavior: A test of some key hypotheses.","title-short":"Attitudes, intentions, and behavior","volume":"41","author":[{"family":"Bagozzi","given":"Richard P."}],"issued":{"date-parts":[["1981",10]]}}},{"id":1420,"uris":["http://zotero.org/groups/5379819/items/Z4Y9RKHU"],"itemData":{"id":1420,"type":"article-journal","container-title":"Journal of Personality and Social Psychology","DOI":"10.1037/0022-3514.37.6.913","ISSN":"1939-1315, 0022-3514","issue":"6","journalAbbreviation":"Journal of Personality and Social Psychology","language":"en","page":"913-929","source":"DOI.org (Crossref)","title":"Attitude organization and the attitude–behavior relationship.","volume":"37","author":[{"family":"Bagozzi","given":"Richard P."},{"family":"Burnkrant","given":"Robert E."}],"issued":{"date-parts":[["1979",6]]}}}],"schema":"https://github.com/citation-style-language/schema/raw/master/csl-citation.json"} </w:instrText>
      </w:r>
      <w:r w:rsidR="00024973" w:rsidRPr="00753F1A">
        <w:fldChar w:fldCharType="separate"/>
      </w:r>
      <w:r w:rsidR="00024973" w:rsidRPr="00753F1A">
        <w:rPr>
          <w:noProof/>
        </w:rPr>
        <w:t>(Bagozzi, 1981; Bagozzi &amp; Burnkrant, 1979)</w:t>
      </w:r>
      <w:r w:rsidR="00024973" w:rsidRPr="00753F1A">
        <w:fldChar w:fldCharType="end"/>
      </w:r>
      <w:r w:rsidR="00A150A8" w:rsidRPr="00753F1A">
        <w:t>.</w:t>
      </w:r>
      <w:r w:rsidRPr="00753F1A">
        <w:t xml:space="preserve"> Yet, this model faces criticism, especially its assumptions of local independence and exchangeability </w:t>
      </w:r>
      <w:r w:rsidR="00024973" w:rsidRPr="00753F1A">
        <w:fldChar w:fldCharType="begin"/>
      </w:r>
      <w:r w:rsidR="00024973" w:rsidRPr="00753F1A">
        <w:instrText xml:space="preserve"> ADDIN ZOTERO_ITEM CSL_CITATION {"citationID":"74sR64oV","properties":{"formattedCitation":"(Dalege et al., 2016, 2018; Fazio, 2007)","plainCitation":"(Dalege et al., 2016, 2018; Fazio, 2007)","noteIndex":0},"citationItems":[{"id":1267,"uris":["http://zotero.org/groups/5379819/items/EJNI9S9Y"],"itemData":{"id":1267,"type":"article-journal","abstract":"This article introduces the Causal Attitude Network (CAN) model, which conceptualizes attitudes as networks consisting of evaluative reactions and interactions between these reactions. Relevant evaluative reactions include beliefs, feelings, and behaviors toward the attitude object. Interactions between these reactions arise through direct causal influences (e.g., the belief that snakes are dangerous causes fear of snakes) and mechanisms that support evaluative consistency between related contents of evaluative reactions (e.g., people tend to align their belief that snakes are useful with their belief that snakes help maintain ecological balance). In the CAN model, the structure of attitude networks conforms to a small-world structure: evaluative reactions that are similar to each other form tight clusters, which are connected by a sparser set of “shortcuts” between them. We argue that the CAN model provides a realistic formalized measurement model of attitudes and therefore fills a crucial gap in the attitude literature. Furthermore, the CAN model provides testable predictions for the structure of attitudes and how they develop, remain stable, and change over time. Attitude strength is conceptualized in terms of the connectivity of attitude networks and we show that this provides a parsimonious account of the differences between strong and weak attitudes. We discuss the CAN model in relation to possible extensions, implication for the assessment of attitudes, and possibilities for further study.","container-title":"Psychological Review","DOI":"10.1037/a0039802","ISSN":"1939-1471","issue":"1","language":"en","page":"2–22","title":"Toward a formalized account of attitudes: The Causal Attitude Network (CAN) model.","title-short":"Toward a formalized account of attitudes","volume":"123","author":[{"family":"Dalege","given":"Jonas"},{"family":"Borsboom","given":"Denny"},{"family":"Harreveld","given":"Frenk","dropping-particle":"van"},{"family":"Berg","given":"Helma","dropping-particle":"van den"},{"family":"Conner","given":"Mark"},{"family":"Maas","given":"Han L. J.","dropping-particle":"van der"}],"issued":{"date-parts":[["2016",1]]}}},{"id":121,"uris":["http://zotero.org/users/10425122/items/VWKWQV78"],"itemData":{"id":121,"type":"article-journal","abstract":"This article introduces the Attitudinal Entropy (AE) framework, which builds on the Causal Attitude Network model that conceptualizes attitudes as Ising networks. The AE framework rests on three propositions. First, attitude inconsistency and instability are two related indications of attitudinal entropy, a measure of randomness derived from thermodynamics. Second, energy of attitude configurations serves as a local processing strategy to reduce the global entropy of attitude networks. Third, directing attention to and thinking about attitude objects reduces attitudinal entropy. We first discuss several determinants of attitudinal entropy reduction and show that several findings in the attitude literature, such as the mere thought effect on attitude polarization and the effects of heuristic versus systematic processing of arguments, follow from the AE framework. Second, we discuss the AE framework’s implications for ambivalence and cognitive dissonance.","container-title":"Psychological Inquiry","DOI":"10.1080/1047840X.2018.1537246","ISSN":"1047-840X, 1532-7965","issue":"4","journalAbbreviation":"Psychological Inquiry","language":"en","page":"175-193","source":"DOI.org (Crossref)","title":"The Attitudinal Entropy (AE) Framework as a General Theory of Individual Attitudes","volume":"29","author":[{"family":"Dalege","given":"Jonas"},{"family":"Borsboom","given":"Denny"},{"family":"Harreveld","given":"Frenk","non-dropping-particle":"van"},{"family":"Maas","given":"Han L. J.","non-dropping-particle":"van der"}],"issued":{"date-parts":[["2018",10,2]]}}},{"id":1421,"uris":["http://zotero.org/groups/5379819/items/SKGJS2LR"],"itemData":{"id":1421,"type":"article-journal","container-title":"Social Cognition","DOI":"10.1521/soco.2007.25.5.603","ISSN":"0278-016X","issue":"5","journalAbbreviation":"Social Cognition","language":"en","page":"603-637","source":"DOI.org (Crossref)","title":"Attitudes as Object–Evaluation Associations of Varying Strength","volume":"25","author":[{"family":"Fazio","given":"Russell H."}],"issued":{"date-parts":[["2007",10]]}}}],"schema":"https://github.com/citation-style-language/schema/raw/master/csl-citation.json"} </w:instrText>
      </w:r>
      <w:r w:rsidR="00024973" w:rsidRPr="00753F1A">
        <w:fldChar w:fldCharType="separate"/>
      </w:r>
      <w:r w:rsidR="00024973" w:rsidRPr="00753F1A">
        <w:rPr>
          <w:noProof/>
        </w:rPr>
        <w:t>(Dalege et al., 2016, 2018; Fazio, 2007)</w:t>
      </w:r>
      <w:r w:rsidR="00024973" w:rsidRPr="00753F1A">
        <w:fldChar w:fldCharType="end"/>
      </w:r>
      <w:r w:rsidR="00A150A8" w:rsidRPr="00753F1A">
        <w:t xml:space="preserve">. </w:t>
      </w:r>
      <w:r w:rsidR="00334DBA" w:rsidRPr="00753F1A">
        <w:t>L</w:t>
      </w:r>
      <w:r w:rsidR="00A150A8" w:rsidRPr="00753F1A">
        <w:t>ocal independence suggests that once the latent attitude is accounted for, the observable indicators do not influence each other</w:t>
      </w:r>
      <w:r w:rsidR="00024973" w:rsidRPr="00753F1A">
        <w:t xml:space="preserve"> </w:t>
      </w:r>
      <w:r w:rsidR="00024973" w:rsidRPr="00753F1A">
        <w:fldChar w:fldCharType="begin"/>
      </w:r>
      <w:r w:rsidR="009C7A18" w:rsidRPr="00753F1A">
        <w:instrText xml:space="preserve"> ADDIN ZOTERO_ITEM CSL_CITATION {"citationID":"zahQMkx9","properties":{"formattedCitation":"(K. A. Bollen, 1989)","plainCitation":"(K. A. Bollen, 1989)","dontUpdate":true,"noteIndex":0},"citationItems":[{"id":1423,"uris":["http://zotero.org/groups/5379819/items/GD2TWTM9"],"itemData":{"id":1423,"type":"book","edition":"1","ISBN":"978-0-471-01171-2","language":"en","note":"DOI: 10.1002/9781118619179","publisher":"Wiley","source":"DOI.org (Crossref)","title":"Structural Equations with Latent Variables","URL":"https://onlinelibrary.wiley.com/doi/book/10.1002/9781118619179","author":[{"family":"Bollen","given":"Kenneth A."}],"accessed":{"date-parts":[["2024",2,8]]},"issued":{"date-parts":[["1989",4,28]]}}}],"schema":"https://github.com/citation-style-language/schema/raw/master/csl-citation.json"} </w:instrText>
      </w:r>
      <w:r w:rsidR="00024973" w:rsidRPr="00753F1A">
        <w:fldChar w:fldCharType="separate"/>
      </w:r>
      <w:r w:rsidR="00715E5C" w:rsidRPr="00753F1A">
        <w:rPr>
          <w:noProof/>
        </w:rPr>
        <w:t>(Bollen, 1989)</w:t>
      </w:r>
      <w:r w:rsidR="00024973" w:rsidRPr="00753F1A">
        <w:fldChar w:fldCharType="end"/>
      </w:r>
      <w:r w:rsidR="00A150A8" w:rsidRPr="00753F1A">
        <w:t xml:space="preserve">. The </w:t>
      </w:r>
      <w:r w:rsidR="00334DBA" w:rsidRPr="00753F1A">
        <w:t xml:space="preserve">exchangeability </w:t>
      </w:r>
      <w:r w:rsidR="00A150A8" w:rsidRPr="00753F1A">
        <w:t xml:space="preserve">assumption </w:t>
      </w:r>
      <w:r w:rsidR="00334DBA" w:rsidRPr="00753F1A">
        <w:t>speculates that</w:t>
      </w:r>
      <w:r w:rsidR="00A150A8" w:rsidRPr="00753F1A">
        <w:t xml:space="preserve"> </w:t>
      </w:r>
      <w:r w:rsidR="00715E5C" w:rsidRPr="00753F1A">
        <w:t>increasing the number of</w:t>
      </w:r>
      <w:r w:rsidR="00A150A8" w:rsidRPr="00753F1A">
        <w:t xml:space="preserve"> </w:t>
      </w:r>
      <w:r w:rsidR="00BF5A86" w:rsidRPr="00753F1A">
        <w:t xml:space="preserve">measurement </w:t>
      </w:r>
      <w:r w:rsidR="00A150A8" w:rsidRPr="00753F1A">
        <w:t xml:space="preserve">items </w:t>
      </w:r>
      <w:r w:rsidR="00334DBA" w:rsidRPr="00753F1A">
        <w:t>of</w:t>
      </w:r>
      <w:r w:rsidR="00715E5C" w:rsidRPr="00753F1A">
        <w:t xml:space="preserve"> a construct</w:t>
      </w:r>
      <w:r w:rsidR="00A150A8" w:rsidRPr="00753F1A">
        <w:t xml:space="preserve"> merely </w:t>
      </w:r>
      <w:r w:rsidR="00334DBA" w:rsidRPr="00753F1A">
        <w:t>improves</w:t>
      </w:r>
      <w:r w:rsidR="00A150A8" w:rsidRPr="00753F1A">
        <w:t xml:space="preserve"> reliability</w:t>
      </w:r>
      <w:r w:rsidR="00715E5C" w:rsidRPr="00753F1A">
        <w:t>,</w:t>
      </w:r>
      <w:r w:rsidR="00A150A8" w:rsidRPr="00753F1A">
        <w:t xml:space="preserve"> without </w:t>
      </w:r>
      <w:r w:rsidR="00715E5C" w:rsidRPr="00753F1A">
        <w:t>providing</w:t>
      </w:r>
      <w:r w:rsidR="00A150A8" w:rsidRPr="00753F1A">
        <w:t xml:space="preserve"> new information</w:t>
      </w:r>
      <w:r w:rsidR="00715E5C" w:rsidRPr="00753F1A">
        <w:t xml:space="preserve"> </w:t>
      </w:r>
      <w:r w:rsidR="00715E5C" w:rsidRPr="00753F1A">
        <w:fldChar w:fldCharType="begin"/>
      </w:r>
      <w:r w:rsidR="009C7A18" w:rsidRPr="00753F1A">
        <w:instrText xml:space="preserve"> ADDIN ZOTERO_ITEM CSL_CITATION {"citationID":"mSdr895q","properties":{"formattedCitation":"(K. Bollen &amp; Lennox, 1991)","plainCitation":"(K. Bollen &amp; Lennox, 1991)","dontUpdate":true,"noteIndex":0},"citationItems":[{"id":1426,"uris":["http://zotero.org/groups/5379819/items/LAJ7RHAR"],"itemData":{"id":1426,"type":"article-journal","container-title":"Psychological Bulletin","DOI":"10.1037/0033-2909.110.2.305","ISSN":"1939-1455, 0033-2909","issue":"2","journalAbbreviation":"Psychological Bulletin","language":"en","page":"305-314","source":"DOI.org (Crossref)","title":"Conventional wisdom on measurement: A structural equation perspective.","title-short":"Conventional wisdom on measurement","volume":"110","author":[{"family":"Bollen","given":"Kenneth"},{"family":"Lennox","given":"Richard"}],"issued":{"date-parts":[["1991",9]]}}}],"schema":"https://github.com/citation-style-language/schema/raw/master/csl-citation.json"} </w:instrText>
      </w:r>
      <w:r w:rsidR="00715E5C" w:rsidRPr="00753F1A">
        <w:fldChar w:fldCharType="separate"/>
      </w:r>
      <w:r w:rsidR="00715E5C" w:rsidRPr="00753F1A">
        <w:rPr>
          <w:noProof/>
        </w:rPr>
        <w:t>(Bollen &amp; Lennox, 1991)</w:t>
      </w:r>
      <w:r w:rsidR="00715E5C" w:rsidRPr="00753F1A">
        <w:fldChar w:fldCharType="end"/>
      </w:r>
      <w:r w:rsidR="00A150A8" w:rsidRPr="00753F1A">
        <w:t xml:space="preserve">. </w:t>
      </w:r>
      <w:r w:rsidR="00715E5C" w:rsidRPr="00753F1A">
        <w:t>These</w:t>
      </w:r>
      <w:r w:rsidR="00A150A8" w:rsidRPr="00753F1A">
        <w:t xml:space="preserve"> assumption</w:t>
      </w:r>
      <w:r w:rsidR="00715E5C" w:rsidRPr="00753F1A">
        <w:t>s</w:t>
      </w:r>
      <w:r w:rsidR="00A150A8" w:rsidRPr="00753F1A">
        <w:t xml:space="preserve"> </w:t>
      </w:r>
      <w:r w:rsidR="00334DBA" w:rsidRPr="00753F1A">
        <w:t>are challenged by the interconnected and dynamic nature of socio-political attitudes</w:t>
      </w:r>
      <w:r w:rsidR="00A150A8" w:rsidRPr="00753F1A">
        <w:t xml:space="preserve">, particularly concerning inequality. </w:t>
      </w:r>
      <w:r w:rsidR="00321D6C" w:rsidRPr="00753F1A">
        <w:t xml:space="preserve">Firstly, </w:t>
      </w:r>
      <w:r w:rsidR="00715E5C" w:rsidRPr="00753F1A">
        <w:t>attitudes tapping different dimensions of social inequalities meaningfully interact. For example</w:t>
      </w:r>
      <w:r w:rsidR="00321D6C" w:rsidRPr="00753F1A">
        <w:t>, high</w:t>
      </w:r>
      <w:r w:rsidR="00715E5C" w:rsidRPr="00753F1A">
        <w:t xml:space="preserve"> perceptions of economic inequalities </w:t>
      </w:r>
      <w:r w:rsidR="00321D6C" w:rsidRPr="00753F1A">
        <w:t>decrease</w:t>
      </w:r>
      <w:r w:rsidR="00715E5C" w:rsidRPr="00753F1A">
        <w:t xml:space="preserve"> the perception </w:t>
      </w:r>
      <w:r w:rsidR="00321D6C" w:rsidRPr="00753F1A">
        <w:t xml:space="preserve">that economic differences are produced by individuals’ merit </w:t>
      </w:r>
      <w:r w:rsidR="00321D6C" w:rsidRPr="00753F1A">
        <w:fldChar w:fldCharType="begin"/>
      </w:r>
      <w:r w:rsidR="00321D6C" w:rsidRPr="00753F1A">
        <w:instrText xml:space="preserve"> ADDIN ZOTERO_ITEM CSL_CITATION {"citationID":"zyNzKARq","properties":{"formattedCitation":"(Kuhn, 2019)","plainCitation":"(Kuhn, 2019)","noteIndex":0},"citationItems":[{"id":1345,"uris":["http://zotero.org/groups/5379819/items/IB46PLFP"],"itemData":{"id":1345,"type":"article-journal","abstract":"This paper shows that higher levels of perceived wage inequality are associated with a weaker (stronger) belief into meritocratic (non-meritocratic) principles as being important in determining individual wages. This finding is further corroborated using various complementary measures of individuals’ perception of the chances and risks associated with an unequal distribution of economic resources, such as their perception of the chances of upward mobility. I finally show that those individuals perceiving a high level of wage inequality also tend to be more supportive of redistributive policies and progressive taxation. Taken together, these findings suggest that high levels of perceived wage inequality do have the potential to undermine the legitimacy of market outcomes.","container-title":"European Journal of Political Economy","DOI":"10.1016/j.ejpoleco.2019.04.004","ISSN":"0176-2680","page":"331–344","title":"The subversive nature of inequality: Subjective inequality perceptions and attitudes to social inequality","volume":"59","author":[{"family":"Kuhn","given":"Andreas"}],"issued":{"date-parts":[["2019"]]}}}],"schema":"https://github.com/citation-style-language/schema/raw/master/csl-citation.json"} </w:instrText>
      </w:r>
      <w:r w:rsidR="00321D6C" w:rsidRPr="00753F1A">
        <w:fldChar w:fldCharType="separate"/>
      </w:r>
      <w:r w:rsidR="00321D6C" w:rsidRPr="00753F1A">
        <w:rPr>
          <w:noProof/>
        </w:rPr>
        <w:t>(Kuhn, 2019)</w:t>
      </w:r>
      <w:r w:rsidR="00321D6C" w:rsidRPr="00753F1A">
        <w:fldChar w:fldCharType="end"/>
      </w:r>
      <w:r w:rsidR="00715E5C" w:rsidRPr="00753F1A">
        <w:t>, which contradicts the notion of local independence.</w:t>
      </w:r>
      <w:r w:rsidR="00321D6C" w:rsidRPr="00753F1A">
        <w:t xml:space="preserve"> Moreover, perceptions and beliefs about inequality co-occur in determining the individual levels of support for public redistribution </w:t>
      </w:r>
      <w:r w:rsidR="00321D6C" w:rsidRPr="00753F1A">
        <w:fldChar w:fldCharType="begin"/>
      </w:r>
      <w:r w:rsidR="00321D6C" w:rsidRPr="00753F1A">
        <w:instrText xml:space="preserve"> ADDIN ZOTERO_ITEM CSL_CITATION {"citationID":"mMH6LRji","properties":{"formattedCitation":"(Garc\\uc0\\u237{}a\\uc0\\u8208{}S\\uc0\\u225{}nchez et al., 2020)","plainCitation":"(García‐Sánchez et al., 2020)","noteIndex":0},"citationItems":[{"id":1262,"uris":["http://zotero.org/groups/5379819/items/UZLEMI6H"],"itemData":{"id":1262,"type":"article-journal","abstract":"Although economic inequality has increased over the last few decades, support for redistributive policies is not widely accepted by the public. In this paper, we examine whether attitudes towards redistribution are a product of both perceptions of, and beliefs about, inequality. Specifically, we argue that the association between perceived inequality and support for redistribution varies by beliefs that justify inequality. We investigated this hypothesis in a cross‐cultural/country sample (N = 56,021 from 41 countries) using two different operationalizations of support for redistribution and two distinct beliefs that justify inequality. As hypothesized, the perceived size of the income gap correlated positively with believing that it is the government's responsibility to reduce inequality among those who rejected beliefs that justify inequality, whereas there was no association for those who endorsed these beliefs. Similarly, perceived economic inequality correlated positively with support for progressive taxation, but this association was weaker among those who endorsed meritocratic and equal opportunity beliefs. Together, these results demonstrate that ideologies influence the relationship between perceived inequality and attitudes towards redistribution, and that support for redistribution varies by how the policy is framed.","container-title":"British Journal of Social Psychology","DOI":"10.1111/bjso.12326","ISSN":"0144-6665","issue":"1","note":"PMID: 30977153","page":"111–136","title":"Attitudes towards redistribution and the interplay between perceptions and beliefs about inequality","volume":"59","author":[{"family":"García‐Sánchez","given":"Efraín"},{"family":"Osborne","given":"Danny"},{"family":"Willis","given":"Guillermo B."},{"family":"Rodríguez‐Bailón","given":"Rosa"}],"issued":{"date-parts":[["2020"]]}}}],"schema":"https://github.com/citation-style-language/schema/raw/master/csl-citation.json"} </w:instrText>
      </w:r>
      <w:r w:rsidR="00321D6C" w:rsidRPr="00753F1A">
        <w:fldChar w:fldCharType="separate"/>
      </w:r>
      <w:r w:rsidR="00321D6C" w:rsidRPr="00753F1A">
        <w:rPr>
          <w:kern w:val="0"/>
        </w:rPr>
        <w:t>(García‐Sánchez et al., 2020)</w:t>
      </w:r>
      <w:r w:rsidR="00321D6C" w:rsidRPr="00753F1A">
        <w:fldChar w:fldCharType="end"/>
      </w:r>
      <w:r w:rsidR="00321D6C" w:rsidRPr="00753F1A">
        <w:t xml:space="preserve">. </w:t>
      </w:r>
      <w:r w:rsidR="003C67BF" w:rsidRPr="00753F1A">
        <w:t xml:space="preserve">More broadly, theories of cognitive consistency </w:t>
      </w:r>
      <w:r w:rsidR="003C67BF" w:rsidRPr="00753F1A">
        <w:fldChar w:fldCharType="begin"/>
      </w:r>
      <w:r w:rsidR="003C67BF" w:rsidRPr="00753F1A">
        <w:instrText xml:space="preserve"> ADDIN ZOTERO_ITEM CSL_CITATION {"citationID":"6k5yj71b","properties":{"formattedCitation":"(Festinger, 1957; Heider, 1946)","plainCitation":"(Festinger, 1957; Heider, 1946)","noteIndex":0},"citationItems":[{"id":1425,"uris":["http://zotero.org/groups/5379819/items/F56L8BQ8"],"itemData":{"id":1425,"type":"book","abstract":"Cognitive dissonance can be seen as an antecedent condition which leads to activity oriented toward dissonance reduction just as hunger leads to activity oriented toward hunger reduction.  [This book] explores, in a wide variety of contexts, the consequences of the existence of cognitive dissonance and the attempts on the part of humans to reduce it. . . . This book explores contexts ranging from individual decision situations to mass phenomena. Since reduction of dissonance is a basic process in humans, it is not surprising that its manifestations may be observed in such a wide variety of contexts. (PsycINFO Database Record (c) 2016 APA, all rights reserved)","collection-title":"A theory of cognitive dissonance.","ISBN":"0-8047-0131-8","note":"page: xi, 291","number-of-pages":"xi, 291","publisher":"Stanford University Press","title":"A theory of cognitive dissonance.","author":[{"family":"Festinger","given":"Leon"}],"issued":{"date-parts":[["1957"]]}}},{"id":1424,"uris":["http://zotero.org/groups/5379819/items/J265B2N2"],"itemData":{"id":1424,"type":"article-journal","container-title":"The Journal of Psychology","DOI":"10.1080/00223980.1946.9917275","ISSN":"0022-3980, 1940-1019","issue":"1","journalAbbreviation":"The Journal of Psychology","language":"en","page":"107-112","source":"DOI.org (Crossref)","title":"Attitudes and Cognitive Organization","volume":"21","author":[{"family":"Heider","given":"Fritz"}],"issued":{"date-parts":[["1946",1]]}}}],"schema":"https://github.com/citation-style-language/schema/raw/master/csl-citation.json"} </w:instrText>
      </w:r>
      <w:r w:rsidR="003C67BF" w:rsidRPr="00753F1A">
        <w:fldChar w:fldCharType="separate"/>
      </w:r>
      <w:r w:rsidR="003C67BF" w:rsidRPr="00753F1A">
        <w:rPr>
          <w:noProof/>
        </w:rPr>
        <w:t>(Festinger, 1957; Heider, 1946)</w:t>
      </w:r>
      <w:r w:rsidR="003C67BF" w:rsidRPr="00753F1A">
        <w:fldChar w:fldCharType="end"/>
      </w:r>
      <w:r w:rsidR="003C67BF" w:rsidRPr="00753F1A">
        <w:t xml:space="preserve">, underline that attitudes are not expressed in isolation </w:t>
      </w:r>
      <w:r w:rsidR="00334DBA" w:rsidRPr="00753F1A">
        <w:t>as they are</w:t>
      </w:r>
      <w:r w:rsidR="003C67BF" w:rsidRPr="00753F1A">
        <w:t xml:space="preserve"> part of a broader, interdependent set of cognitions, which humans would desire to be </w:t>
      </w:r>
      <w:r w:rsidR="003643B6" w:rsidRPr="00753F1A">
        <w:rPr>
          <w:i/>
          <w:iCs/>
        </w:rPr>
        <w:t>coherent</w:t>
      </w:r>
      <w:r w:rsidR="003C67BF" w:rsidRPr="00753F1A">
        <w:t xml:space="preserve">. </w:t>
      </w:r>
      <w:r w:rsidR="00321D6C" w:rsidRPr="00753F1A">
        <w:t xml:space="preserve">Secondly, </w:t>
      </w:r>
      <w:r w:rsidR="00A150A8" w:rsidRPr="00753F1A">
        <w:t>individuals often harbor complex, and sometimes contradictory, beliefs and perceptions about inequality, thus challenging the exchangeability of survey items.</w:t>
      </w:r>
      <w:r w:rsidR="00321D6C" w:rsidRPr="00753F1A">
        <w:t xml:space="preserve"> </w:t>
      </w:r>
      <w:r w:rsidR="00334DBA" w:rsidRPr="00753F1A">
        <w:t>I</w:t>
      </w:r>
      <w:r w:rsidR="00094187" w:rsidRPr="00753F1A">
        <w:t xml:space="preserve">ndividuals often perceive inequality as caused by both </w:t>
      </w:r>
      <w:r w:rsidR="00E50427">
        <w:t>individualist</w:t>
      </w:r>
      <w:r w:rsidR="00094187" w:rsidRPr="00753F1A">
        <w:t xml:space="preserve"> and structuralist factors </w:t>
      </w:r>
      <w:r w:rsidR="00094187" w:rsidRPr="00753F1A">
        <w:fldChar w:fldCharType="begin"/>
      </w:r>
      <w:r w:rsidR="00094187" w:rsidRPr="00753F1A">
        <w:instrText xml:space="preserve"> ADDIN ZOTERO_ITEM CSL_CITATION {"citationID":"sTGDZ7ej","properties":{"formattedCitation":"(Kluegel &amp; Smith, 1981; Mijs, 2018)","plainCitation":"(Kluegel &amp; Smith, 1981; Mijs, 2018)","noteIndex":0},"citationItems":[{"id":1300,"uris":["http://zotero.org/groups/5379819/items/BLNXD3CI"],"itemData":{"id":1300,"type":"article-journal","container-title":"Annual Review of Sociology","DOI":"10.1146/annurev.so.07.080181.000333","ISSN":"0360-0572","issue":"1","page":"29–56","title":"Beliefs about Stratification","volume":"7","author":[{"family":"Kluegel","given":"J R"},{"family":"Smith","given":"E R"}],"issued":{"date-parts":[["1981"]]}}},{"id":1319,"uris":["http://zotero.org/groups/5379819/items/KILF6RFA"],"itemData":{"id":1319,"type":"article-journal","abstract":"A new wave of scholarship recognizes the importance of people’s understanding of inequality that underlies their political convictions, civic values, and policy views. Much less is known, however, about the sources of people’s different beliefs. I argue that scholarship is hampered by a lack of consensus regarding the conceptualization and measurement of inequality beliefs, in the absence of an organizing theory. To fill this gap, in this paper, I develop a framework for studying the social basis of people’s explanations for inequality. I propose that people observe unequal outcomes and must infer the invisible forces that brought these about, be they meritocratic or structural in nature. In making inferences about the causes of inequality, people draw on lessons from past experience and information about the world, both of which are biased and limited by their background, social networks, and the environments they have been exposed to. Looking at inequality beliefs through this lens allows for an investigation into the kinds of experiences and environments that are particularly salient in shaping people’s inferential accounts of inequality. Specifically, I make a case for investigating how socializing institutions such as schools and neighborhoods are “inferential spaces” that shape how children and young adults come to learn about their unequal society and their own place in it. I conclude by proposing testable hypotheses and implication for research.","container-title":"Societies","DOI":"10.3390/soc8030064","issue":"3","page":"64","title":"Inequality Is a Problem of Inference: How People Solve the Social Puzzle of Unequal Outcomes","volume":"8","author":[{"family":"Mijs","given":"Jonathan J. B."}],"issued":{"date-parts":[["2018"]]}}}],"schema":"https://github.com/citation-style-language/schema/raw/master/csl-citation.json"} </w:instrText>
      </w:r>
      <w:r w:rsidR="00094187" w:rsidRPr="00753F1A">
        <w:fldChar w:fldCharType="separate"/>
      </w:r>
      <w:r w:rsidR="00094187" w:rsidRPr="00753F1A">
        <w:rPr>
          <w:noProof/>
        </w:rPr>
        <w:t>(Kluegel &amp; Smith, 1981; Mijs, 2018)</w:t>
      </w:r>
      <w:r w:rsidR="00094187" w:rsidRPr="00753F1A">
        <w:fldChar w:fldCharType="end"/>
      </w:r>
      <w:r w:rsidR="00094187" w:rsidRPr="00753F1A">
        <w:t xml:space="preserve">, and </w:t>
      </w:r>
      <w:r w:rsidR="00A70791" w:rsidRPr="00753F1A">
        <w:t xml:space="preserve">perceptions of income and wage inequalities correlate poorly when measured with different research strategies </w:t>
      </w:r>
      <w:r w:rsidR="00A70791" w:rsidRPr="00753F1A">
        <w:fldChar w:fldCharType="begin"/>
      </w:r>
      <w:r w:rsidR="00A70791" w:rsidRPr="00753F1A">
        <w:instrText xml:space="preserve"> ADDIN ZOTERO_ITEM CSL_CITATION {"citationID":"UtRAXRH7","properties":{"formattedCitation":"(Chambers et al., 2014; Heiserman &amp; Simpson, 2021)","plainCitation":"(Chambers et al., 2014; Heiserman &amp; Simpson, 2021)","noteIndex":0},"citationItems":[{"id":1427,"uris":["http://zotero.org/groups/5379819/items/RX849JW9"],"itemData":{"id":1427,"type":"article-journal","abstract":"Three studies examined Americans’ perceptions of incomes and income inequality using a variety of criterion measures. Contrary to recent findings indicating that Americans underestimate wealth inequality, we found that Americans not only overestimated the rise of income inequality over time, but also underestimated average incomes. Thus, economic conditions in America are more favorable than people seem to realize. Furthermore, ideological differences emerged in two of these studies, such that political liberals overestimated the rise of inequality more than political conservatives. Implications of these findings for public policy debates and ideological disagreements are discussed.","container-title":"Psychological Science","DOI":"10.1177/0956797613504965","issue":"2","note":"_eprint: https://doi.org/10.1177/0956797613504965\nPMID: 24317422","page":"613-618","title":"Better Off Than We Know: Distorted Perceptions of Incomes and Income Inequality in America","volume":"25","author":[{"family":"Chambers","given":"John R."},{"family":"Swan","given":"Lawton K."},{"family":"Heesacker","given":"Martin"}],"issued":{"date-parts":[["2014"]]}}},{"id":1385,"uris":["http://zotero.org/groups/5379819/items/KRDD3NUB"],"itemData":{"id":1385,"type":"article-journal","container-title":"Social Justice Research","DOI":"10.1007/s11211-021-00368-x","ISSN":"0885-7466, 1573-6725","issue":"2","journalAbbreviation":"Soc Just Res","language":"en","page":"119-145","source":"DOI.org (Crossref)","title":"Measuring Perceptions of Economic Inequality and Justice: An Empirical Assessment","title-short":"Measuring Perceptions of Economic Inequality and Justice","volume":"34","author":[{"family":"Heiserman","given":"Nicholas"},{"family":"Simpson","given":"Brent"}],"issued":{"date-parts":[["2021",6]]}}}],"schema":"https://github.com/citation-style-language/schema/raw/master/csl-citation.json"} </w:instrText>
      </w:r>
      <w:r w:rsidR="00A70791" w:rsidRPr="00753F1A">
        <w:fldChar w:fldCharType="separate"/>
      </w:r>
      <w:r w:rsidR="00A70791" w:rsidRPr="00753F1A">
        <w:rPr>
          <w:noProof/>
        </w:rPr>
        <w:t>(Chambers et al., 2014; Heiserman &amp; Simpson, 2021)</w:t>
      </w:r>
      <w:r w:rsidR="00A70791" w:rsidRPr="00753F1A">
        <w:fldChar w:fldCharType="end"/>
      </w:r>
      <w:r w:rsidR="00A70791" w:rsidRPr="00753F1A">
        <w:t xml:space="preserve">. </w:t>
      </w:r>
      <w:r w:rsidR="00334DBA" w:rsidRPr="00753F1A">
        <w:t>Attitudes’ misalignment might</w:t>
      </w:r>
      <w:r w:rsidR="003C67BF" w:rsidRPr="00753F1A">
        <w:t xml:space="preserve"> </w:t>
      </w:r>
      <w:del w:id="69" w:author="Arturo Bertero" w:date="2024-04-23T10:08:00Z">
        <w:r w:rsidR="003643B6" w:rsidRPr="00753F1A" w:rsidDel="007857A8">
          <w:delText>be the product of</w:delText>
        </w:r>
      </w:del>
      <w:ins w:id="70" w:author="Arturo Bertero" w:date="2024-04-23T10:08:00Z">
        <w:r w:rsidR="007857A8">
          <w:t>result from</w:t>
        </w:r>
      </w:ins>
      <w:r w:rsidR="003643B6" w:rsidRPr="00753F1A">
        <w:t xml:space="preserve"> an </w:t>
      </w:r>
      <w:r w:rsidR="003C67BF" w:rsidRPr="00753F1A">
        <w:t xml:space="preserve">underlying psychological process that </w:t>
      </w:r>
      <w:r w:rsidR="003643B6" w:rsidRPr="00753F1A">
        <w:t xml:space="preserve">opposes </w:t>
      </w:r>
      <w:r w:rsidR="003C67BF" w:rsidRPr="00753F1A">
        <w:t xml:space="preserve">the need for consistency. Indeed, </w:t>
      </w:r>
      <w:r w:rsidR="00D27D57" w:rsidRPr="00753F1A">
        <w:t xml:space="preserve">individuals are also motivated to build </w:t>
      </w:r>
      <w:r w:rsidR="00D27D57" w:rsidRPr="00753F1A">
        <w:rPr>
          <w:i/>
        </w:rPr>
        <w:t>accurate</w:t>
      </w:r>
      <w:r w:rsidR="00D27D57" w:rsidRPr="00753F1A">
        <w:t xml:space="preserve"> attitudes </w:t>
      </w:r>
      <w:r w:rsidR="00D27D57" w:rsidRPr="00753F1A">
        <w:fldChar w:fldCharType="begin"/>
      </w:r>
      <w:r w:rsidR="00D27D57" w:rsidRPr="00753F1A">
        <w:instrText xml:space="preserve"> ADDIN ZOTERO_ITEM CSL_CITATION {"citationID":"dmRagqSi","properties":{"formattedCitation":"(Chaiken et al., 1989)","plainCitation":"(Chaiken et al., 1989)","noteIndex":0},"citationItems":[{"id":1429,"uris":["http://zotero.org/groups/5379819/items/S9J3M4QY"],"itemData":{"id":1429,"type":"chapter","abstract":"heuristic-systematic model of how people assess the validity of persuasive messages  \"systematic\" processing is the more methodical, effort- and data-intensive, explicit mode  \"heuristic\" processing depends more on implicit rules and schemata, and requires less effort and cognitive capacity / cues include message length and source likability  describes what determines how extensively each mode is used / interactional and additive effects of concurrent use / sources of biased processing  expands the model from its initial accuracy motivation context to include effects of . . . the defense of current beliefs, and impression management / [model] applicable to . . . impression formation and social prediction (PsycInfo Database Record (c) 2022 APA, all rights reserved)","container-title":"Unintended thought.","event-place":"New York,  NY,  US","ISBN":"0-89862-379-0","page":"212-252","publisher":"The Guilford Press","publisher-place":"New York,  NY,  US","title":"Heuristic and systematic information processing within and beyond the persuasion context.","author":[{"family":"Chaiken","given":"Shelly"},{"family":"Liberman","given":"Akiva"},{"family":"Eagly","given":"Alice H."}],"issued":{"date-parts":[["1989"]]}}}],"schema":"https://github.com/citation-style-language/schema/raw/master/csl-citation.json"} </w:instrText>
      </w:r>
      <w:r w:rsidR="00D27D57" w:rsidRPr="00753F1A">
        <w:fldChar w:fldCharType="separate"/>
      </w:r>
      <w:r w:rsidR="00D27D57" w:rsidRPr="00753F1A">
        <w:rPr>
          <w:noProof/>
        </w:rPr>
        <w:t>(Chaiken et al., 1989)</w:t>
      </w:r>
      <w:r w:rsidR="00D27D57" w:rsidRPr="00753F1A">
        <w:fldChar w:fldCharType="end"/>
      </w:r>
      <w:r w:rsidR="00D27D57" w:rsidRPr="00753F1A">
        <w:t xml:space="preserve">, and this can lead them to express conflictual views on a public issue. </w:t>
      </w:r>
      <w:r w:rsidR="00A150A8" w:rsidRPr="00753F1A">
        <w:t>Therefore, a shift toward models that acknowledge the reciprocal influences and the cognitive and social dynamics at play is warranted</w:t>
      </w:r>
      <w:r w:rsidR="003643B6" w:rsidRPr="00753F1A">
        <w:t>.</w:t>
      </w:r>
    </w:p>
    <w:p w14:paraId="74931E22" w14:textId="77777777" w:rsidR="007E7B00" w:rsidRPr="00753F1A" w:rsidRDefault="007E7B00" w:rsidP="007E7B00"/>
    <w:p w14:paraId="001B36BA" w14:textId="4AAE0231" w:rsidR="00094187" w:rsidRPr="00753F1A" w:rsidDel="007857A8" w:rsidRDefault="007E7B00" w:rsidP="00094187">
      <w:pPr>
        <w:pStyle w:val="Heading3"/>
        <w:rPr>
          <w:del w:id="71" w:author="Arturo Bertero" w:date="2024-04-23T10:08:00Z"/>
        </w:rPr>
      </w:pPr>
      <w:del w:id="72" w:author="Arturo Bertero" w:date="2024-04-23T10:08:00Z">
        <w:r w:rsidRPr="00753F1A" w:rsidDel="007857A8">
          <w:delText xml:space="preserve">CAN </w:delText>
        </w:r>
        <w:r w:rsidR="00BC14B5" w:rsidRPr="00753F1A" w:rsidDel="007857A8">
          <w:delText>(attitude network)</w:delText>
        </w:r>
      </w:del>
    </w:p>
    <w:p w14:paraId="4010FA37" w14:textId="6AAC939F" w:rsidR="002D19BE" w:rsidRPr="00753F1A" w:rsidRDefault="002D19BE" w:rsidP="002D19BE">
      <w:r w:rsidRPr="00753F1A">
        <w:t xml:space="preserve">The Causal Attitude Network </w:t>
      </w:r>
      <w:r w:rsidR="002E002E" w:rsidRPr="00753F1A">
        <w:t>[</w:t>
      </w:r>
      <w:r w:rsidRPr="00753F1A">
        <w:t>CAN</w:t>
      </w:r>
      <w:r w:rsidR="002E002E" w:rsidRPr="00753F1A">
        <w:t>]</w:t>
      </w:r>
      <w:r w:rsidRPr="00753F1A">
        <w:t xml:space="preserve"> model has been </w:t>
      </w:r>
      <w:r w:rsidR="003643B6" w:rsidRPr="00753F1A">
        <w:t xml:space="preserve">recently </w:t>
      </w:r>
      <w:r w:rsidRPr="00753F1A">
        <w:t>introduced as a</w:t>
      </w:r>
      <w:r w:rsidR="003643B6" w:rsidRPr="00753F1A">
        <w:t xml:space="preserve">n </w:t>
      </w:r>
      <w:r w:rsidRPr="00753F1A">
        <w:t>alternative to latent variable models</w:t>
      </w:r>
      <w:r w:rsidR="002E002E" w:rsidRPr="00753F1A">
        <w:t xml:space="preserve"> </w:t>
      </w:r>
      <w:r w:rsidR="002E002E" w:rsidRPr="00753F1A">
        <w:fldChar w:fldCharType="begin"/>
      </w:r>
      <w:r w:rsidR="002E002E" w:rsidRPr="00753F1A">
        <w:instrText xml:space="preserve"> ADDIN ZOTERO_ITEM CSL_CITATION {"citationID":"G2F3mbIo","properties":{"formattedCitation":"(Dalege et al., 2016, 2018, 2019)","plainCitation":"(Dalege et al., 2016, 2018, 2019)","noteIndex":0},"citationItems":[{"id":1267,"uris":["http://zotero.org/groups/5379819/items/EJNI9S9Y"],"itemData":{"id":1267,"type":"article-journal","abstract":"This article introduces the Causal Attitude Network (CAN) model, which conceptualizes attitudes as networks consisting of evaluative reactions and interactions between these reactions. Relevant evaluative reactions include beliefs, feelings, and behaviors toward the attitude object. Interactions between these reactions arise through direct causal influences (e.g., the belief that snakes are dangerous causes fear of snakes) and mechanisms that support evaluative consistency between related contents of evaluative reactions (e.g., people tend to align their belief that snakes are useful with their belief that snakes help maintain ecological balance). In the CAN model, the structure of attitude networks conforms to a small-world structure: evaluative reactions that are similar to each other form tight clusters, which are connected by a sparser set of “shortcuts” between them. We argue that the CAN model provides a realistic formalized measurement model of attitudes and therefore fills a crucial gap in the attitude literature. Furthermore, the CAN model provides testable predictions for the structure of attitudes and how they develop, remain stable, and change over time. Attitude strength is conceptualized in terms of the connectivity of attitude networks and we show that this provides a parsimonious account of the differences between strong and weak attitudes. We discuss the CAN model in relation to possible extensions, implication for the assessment of attitudes, and possibilities for further study.","container-title":"Psychological Review","DOI":"10.1037/a0039802","ISSN":"1939-1471","issue":"1","language":"en","page":"2–22","title":"Toward a formalized account of attitudes: The Causal Attitude Network (CAN) model.","title-short":"Toward a formalized account of attitudes","volume":"123","author":[{"family":"Dalege","given":"Jonas"},{"family":"Borsboom","given":"Denny"},{"family":"Harreveld","given":"Frenk","dropping-particle":"van"},{"family":"Berg","given":"Helma","dropping-particle":"van den"},{"family":"Conner","given":"Mark"},{"family":"Maas","given":"Han L. J.","dropping-particle":"van der"}],"issued":{"date-parts":[["2016",1]]}}},{"id":121,"uris":["http://zotero.org/users/10425122/items/VWKWQV78"],"itemData":{"id":121,"type":"article-journal","abstract":"This article introduces the Attitudinal Entropy (AE) framework, which builds on the Causal Attitude Network model that conceptualizes attitudes as Ising networks. The AE framework rests on three propositions. First, attitude inconsistency and instability are two related indications of attitudinal entropy, a measure of randomness derived from thermodynamics. Second, energy of attitude configurations serves as a local processing strategy to reduce the global entropy of attitude networks. Third, directing attention to and thinking about attitude objects reduces attitudinal entropy. We first discuss several determinants of attitudinal entropy reduction and show that several findings in the attitude literature, such as the mere thought effect on attitude polarization and the effects of heuristic versus systematic processing of arguments, follow from the AE framework. Second, we discuss the AE framework’s implications for ambivalence and cognitive dissonance.","container-title":"Psychological Inquiry","DOI":"10.1080/1047840X.2018.1537246","ISSN":"1047-840X, 1532-7965","issue":"4","journalAbbreviation":"Psychological Inquiry","language":"en","page":"175-193","source":"DOI.org (Crossref)","title":"The Attitudinal Entropy (AE) Framework as a General Theory of Individual Attitudes","volume":"29","author":[{"family":"Dalege","given":"Jonas"},{"family":"Borsboom","given":"Denny"},{"family":"Harreveld","given":"Frenk","non-dropping-particle":"van"},{"family":"Maas","given":"Han L. J.","non-dropping-particle":"van der"}],"issued":{"date-parts":[["2018",10,2]]}}},{"id":119,"uris":["http://zotero.org/users/10425122/items/VXEX2BPK"],"itemData":{"id":119,"type":"article-journal","abstract":"Attitude strength is a key characteristic of attitudes. Strong attitudes are durable and impactful, while weak attitudes are fluctuating and inconsequential. Recently, the causal attitude network (CAN) model was proposed as a comprehensive measurement model of attitudes, which conceptualizes attitudes as networks of causally connected evaluative reactions (i.e., beliefs, feelings, and behavior toward an attitude object). Here, we test the central postulate of the CAN model that highly connected attitude networks correspond to strong attitudes. We use data from the American National Election Studies 1980–2012 on attitudes toward presidential candidates (N ¼ 18,795). We first show that political interest predicts connectivity of attitude networks toward presidential candidates. Second, we show that connectivity is strongly related to two defining features of strong attitudes—stability of the attitude and the attitude’s impact on behavior. We conclude that network theory provides a promising framework to advance the understanding of attitude strength.","container-title":"Social Psychological and Personality Science","DOI":"10.1177/1948550618781062","ISSN":"1948-5506, 1948-5514","issue":"6","journalAbbreviation":"Social Psychological and Personality Science","language":"en","page":"746-756","source":"DOI.org (Crossref)","title":"A Network Perspective on Attitude Strength: Testing the Connectivity Hypothesis","title-short":"A Network Perspective on Attitude Strength","volume":"10","author":[{"family":"Dalege","given":"Jonas"},{"family":"Borsboom","given":"Denny"},{"family":"Harreveld","given":"Frenk","non-dropping-particle":"van"},{"family":"Maas","given":"Han L. J.","non-dropping-particle":"van der"}],"issued":{"date-parts":[["2019",8]]}}}],"schema":"https://github.com/citation-style-language/schema/raw/master/csl-citation.json"} </w:instrText>
      </w:r>
      <w:r w:rsidR="002E002E" w:rsidRPr="00753F1A">
        <w:fldChar w:fldCharType="separate"/>
      </w:r>
      <w:r w:rsidR="002E002E" w:rsidRPr="00753F1A">
        <w:rPr>
          <w:noProof/>
        </w:rPr>
        <w:t>(Dalege et al., 2016, 2018, 2019)</w:t>
      </w:r>
      <w:r w:rsidR="002E002E" w:rsidRPr="00753F1A">
        <w:fldChar w:fldCharType="end"/>
      </w:r>
      <w:r w:rsidRPr="00753F1A">
        <w:t xml:space="preserve">. Central to </w:t>
      </w:r>
      <w:r w:rsidR="003643B6" w:rsidRPr="00753F1A">
        <w:t>this approach</w:t>
      </w:r>
      <w:r w:rsidRPr="00753F1A">
        <w:t xml:space="preserve"> is the notion that the correlations observed between </w:t>
      </w:r>
      <w:r w:rsidR="003643B6" w:rsidRPr="00753F1A">
        <w:t>indicators of the same attitude</w:t>
      </w:r>
      <w:r w:rsidRPr="00753F1A">
        <w:t xml:space="preserve"> are not </w:t>
      </w:r>
      <w:r w:rsidR="003643B6" w:rsidRPr="00753F1A">
        <w:t>the</w:t>
      </w:r>
      <w:r w:rsidRPr="00753F1A">
        <w:t xml:space="preserve"> by-products of </w:t>
      </w:r>
      <w:r w:rsidR="003643B6" w:rsidRPr="00753F1A">
        <w:t>a</w:t>
      </w:r>
      <w:r w:rsidRPr="00753F1A">
        <w:t xml:space="preserve"> latent factor but are meaningful and indicative of the</w:t>
      </w:r>
      <w:r w:rsidR="003643B6" w:rsidRPr="00753F1A">
        <w:t>ir</w:t>
      </w:r>
      <w:r w:rsidRPr="00753F1A">
        <w:t xml:space="preserve"> </w:t>
      </w:r>
      <w:r w:rsidR="003643B6" w:rsidRPr="00753F1A">
        <w:t xml:space="preserve">direct </w:t>
      </w:r>
      <w:r w:rsidR="002E002E" w:rsidRPr="00753F1A">
        <w:t>influence</w:t>
      </w:r>
      <w:r w:rsidRPr="00753F1A">
        <w:t xml:space="preserve">. </w:t>
      </w:r>
      <w:r w:rsidR="002E002E" w:rsidRPr="00753F1A">
        <w:t xml:space="preserve">CAN models </w:t>
      </w:r>
      <w:r w:rsidR="003643B6" w:rsidRPr="00753F1A">
        <w:t>an</w:t>
      </w:r>
      <w:r w:rsidR="002E002E" w:rsidRPr="00753F1A">
        <w:t xml:space="preserve"> attitude as a network composed of the cognitive evaluations of the attitude object, and their causal associations. </w:t>
      </w:r>
      <w:r w:rsidR="003643B6" w:rsidRPr="00753F1A">
        <w:t>T</w:t>
      </w:r>
      <w:r w:rsidR="00CF5D9C" w:rsidRPr="00753F1A">
        <w:t>he limitations of the latent model discussed directly map into CAN’s assumption</w:t>
      </w:r>
      <w:r w:rsidR="003643B6" w:rsidRPr="00753F1A">
        <w:t>s</w:t>
      </w:r>
      <w:r w:rsidR="00CF5D9C" w:rsidRPr="00753F1A">
        <w:t xml:space="preserve">. </w:t>
      </w:r>
      <w:r w:rsidR="003643B6" w:rsidRPr="00753F1A">
        <w:t>This model</w:t>
      </w:r>
      <w:r w:rsidR="00D27D57" w:rsidRPr="00753F1A">
        <w:t xml:space="preserve"> </w:t>
      </w:r>
      <w:r w:rsidR="003643B6" w:rsidRPr="00753F1A">
        <w:t>specifies</w:t>
      </w:r>
      <w:r w:rsidR="00D27D57" w:rsidRPr="00753F1A">
        <w:t xml:space="preserve"> </w:t>
      </w:r>
      <w:r w:rsidR="00CF5D9C" w:rsidRPr="00753F1A">
        <w:t xml:space="preserve">cognitive consistency and </w:t>
      </w:r>
      <w:r w:rsidR="003643B6" w:rsidRPr="00753F1A">
        <w:t xml:space="preserve">the </w:t>
      </w:r>
      <w:r w:rsidR="00CF5D9C" w:rsidRPr="00753F1A">
        <w:t>need for accuracy</w:t>
      </w:r>
      <w:r w:rsidR="00D27D57" w:rsidRPr="00753F1A">
        <w:t xml:space="preserve"> as key mechanisms for attitude formation and dynamics. </w:t>
      </w:r>
      <w:r w:rsidR="003643B6" w:rsidRPr="00753F1A">
        <w:t>A</w:t>
      </w:r>
      <w:r w:rsidR="00D27D57" w:rsidRPr="00753F1A">
        <w:t xml:space="preserve">ttitudes are formed through incremental aggregation of different evaluations of the same attitude objects. For example, individuals may </w:t>
      </w:r>
      <w:r w:rsidR="00BB77DA" w:rsidRPr="00753F1A">
        <w:t xml:space="preserve">observe </w:t>
      </w:r>
      <w:r w:rsidR="00D27D57" w:rsidRPr="00753F1A">
        <w:t xml:space="preserve">the levels of </w:t>
      </w:r>
      <w:r w:rsidR="009028D1" w:rsidRPr="00753F1A">
        <w:t xml:space="preserve">income </w:t>
      </w:r>
      <w:r w:rsidR="00D27D57" w:rsidRPr="00753F1A">
        <w:t xml:space="preserve">inequality in their </w:t>
      </w:r>
      <w:proofErr w:type="gramStart"/>
      <w:r w:rsidR="00D27D57" w:rsidRPr="00753F1A">
        <w:t>country</w:t>
      </w:r>
      <w:r w:rsidR="00BB77DA" w:rsidRPr="00753F1A">
        <w:t>, and</w:t>
      </w:r>
      <w:proofErr w:type="gramEnd"/>
      <w:r w:rsidR="00BB77DA" w:rsidRPr="00753F1A">
        <w:t xml:space="preserve"> feel the need to judge them as fair or unfair (T</w:t>
      </w:r>
      <w:r w:rsidR="003643B6" w:rsidRPr="00753F1A">
        <w:t xml:space="preserve">ime </w:t>
      </w:r>
      <w:r w:rsidR="00BB77DA" w:rsidRPr="00753F1A">
        <w:t xml:space="preserve">1). </w:t>
      </w:r>
      <w:proofErr w:type="gramStart"/>
      <w:r w:rsidR="00BB77DA" w:rsidRPr="00753F1A">
        <w:t>Later on</w:t>
      </w:r>
      <w:proofErr w:type="gramEnd"/>
      <w:r w:rsidR="00BB77DA" w:rsidRPr="00753F1A">
        <w:t>, they could</w:t>
      </w:r>
      <w:r w:rsidR="00D27D57" w:rsidRPr="00753F1A">
        <w:t xml:space="preserve"> start</w:t>
      </w:r>
      <w:r w:rsidR="009028D1" w:rsidRPr="00753F1A">
        <w:t xml:space="preserve"> to</w:t>
      </w:r>
      <w:r w:rsidR="00D27D57" w:rsidRPr="00753F1A">
        <w:t xml:space="preserve"> </w:t>
      </w:r>
      <w:r w:rsidR="009028D1" w:rsidRPr="00753F1A">
        <w:t>associate</w:t>
      </w:r>
      <w:r w:rsidR="00D27D57" w:rsidRPr="00753F1A">
        <w:t xml:space="preserve"> this </w:t>
      </w:r>
      <w:r w:rsidR="003643B6" w:rsidRPr="00753F1A">
        <w:t>judgment</w:t>
      </w:r>
      <w:r w:rsidR="00BB77DA" w:rsidRPr="00753F1A">
        <w:t xml:space="preserve"> </w:t>
      </w:r>
      <w:r w:rsidR="00D27D57" w:rsidRPr="00753F1A">
        <w:t xml:space="preserve">with their belief </w:t>
      </w:r>
      <w:r w:rsidR="00BB77DA" w:rsidRPr="00753F1A">
        <w:t xml:space="preserve">that differences in income are high because </w:t>
      </w:r>
      <w:r w:rsidR="00BF0A24" w:rsidRPr="00753F1A">
        <w:t xml:space="preserve">men </w:t>
      </w:r>
      <w:r w:rsidR="009028D1" w:rsidRPr="00753F1A">
        <w:t>are</w:t>
      </w:r>
      <w:r w:rsidR="00BF0A24" w:rsidRPr="00753F1A">
        <w:t xml:space="preserve"> advantage</w:t>
      </w:r>
      <w:r w:rsidR="009028D1" w:rsidRPr="00753F1A">
        <w:t>d</w:t>
      </w:r>
      <w:r w:rsidR="00BF0A24" w:rsidRPr="00753F1A">
        <w:t xml:space="preserve"> in </w:t>
      </w:r>
      <w:r w:rsidR="00F800DA" w:rsidRPr="00753F1A">
        <w:t>a patriarchal</w:t>
      </w:r>
      <w:r w:rsidR="00BF0A24" w:rsidRPr="00753F1A">
        <w:t xml:space="preserve"> society </w:t>
      </w:r>
      <w:r w:rsidR="00BB77DA" w:rsidRPr="00753F1A">
        <w:t xml:space="preserve">(T2). Gradually, </w:t>
      </w:r>
      <w:r w:rsidR="009028D1" w:rsidRPr="00753F1A">
        <w:t>they</w:t>
      </w:r>
      <w:r w:rsidR="00BB77DA" w:rsidRPr="00753F1A">
        <w:t xml:space="preserve"> could associate a broader number of concepts to these two, for example by thinking that if inequality is very high, this is due to politicians’ uninterest in fighting social disparities (T3), and that if </w:t>
      </w:r>
      <w:r w:rsidR="00BF0A24" w:rsidRPr="00753F1A">
        <w:t xml:space="preserve">sex </w:t>
      </w:r>
      <w:r w:rsidR="00BB77DA" w:rsidRPr="00753F1A">
        <w:t xml:space="preserve">is important in determining personal success, other characteristics such as </w:t>
      </w:r>
      <w:r w:rsidR="00BF0A24" w:rsidRPr="00753F1A">
        <w:t xml:space="preserve">race (T4) and religion (T5) could be important as well. </w:t>
      </w:r>
      <w:r w:rsidR="00BB77DA" w:rsidRPr="00753F1A">
        <w:t xml:space="preserve">While doing so, individuals would feel the need to minimize cognitive inconsistency, hence assuming coherent stances on </w:t>
      </w:r>
      <w:r w:rsidR="009028D1" w:rsidRPr="00753F1A">
        <w:t>indicators of subjective</w:t>
      </w:r>
      <w:r w:rsidR="00BB77DA" w:rsidRPr="00753F1A">
        <w:t xml:space="preserve"> inequality </w:t>
      </w:r>
      <w:r w:rsidR="00BB77DA" w:rsidRPr="00753F1A">
        <w:fldChar w:fldCharType="begin"/>
      </w:r>
      <w:r w:rsidR="00BB77DA" w:rsidRPr="00753F1A">
        <w:instrText xml:space="preserve"> ADDIN ZOTERO_ITEM CSL_CITATION {"citationID":"ZhYUrbCy","properties":{"formattedCitation":"(Dalege et al., 2016)","plainCitation":"(Dalege et al., 2016)","noteIndex":0},"citationItems":[{"id":1267,"uris":["http://zotero.org/groups/5379819/items/EJNI9S9Y"],"itemData":{"id":1267,"type":"article-journal","abstract":"This article introduces the Causal Attitude Network (CAN) model, which conceptualizes attitudes as networks consisting of evaluative reactions and interactions between these reactions. Relevant evaluative reactions include beliefs, feelings, and behaviors toward the attitude object. Interactions between these reactions arise through direct causal influences (e.g., the belief that snakes are dangerous causes fear of snakes) and mechanisms that support evaluative consistency between related contents of evaluative reactions (e.g., people tend to align their belief that snakes are useful with their belief that snakes help maintain ecological balance). In the CAN model, the structure of attitude networks conforms to a small-world structure: evaluative reactions that are similar to each other form tight clusters, which are connected by a sparser set of “shortcuts” between them. We argue that the CAN model provides a realistic formalized measurement model of attitudes and therefore fills a crucial gap in the attitude literature. Furthermore, the CAN model provides testable predictions for the structure of attitudes and how they develop, remain stable, and change over time. Attitude strength is conceptualized in terms of the connectivity of attitude networks and we show that this provides a parsimonious account of the differences between strong and weak attitudes. We discuss the CAN model in relation to possible extensions, implication for the assessment of attitudes, and possibilities for further study.","container-title":"Psychological Review","DOI":"10.1037/a0039802","ISSN":"1939-1471","issue":"1","language":"en","page":"2–22","title":"Toward a formalized account of attitudes: The Causal Attitude Network (CAN) model.","title-short":"Toward a formalized account of attitudes","volume":"123","author":[{"family":"Dalege","given":"Jonas"},{"family":"Borsboom","given":"Denny"},{"family":"Harreveld","given":"Frenk","dropping-particle":"van"},{"family":"Berg","given":"Helma","dropping-particle":"van den"},{"family":"Conner","given":"Mark"},{"family":"Maas","given":"Han L. J.","dropping-particle":"van der"}],"issued":{"date-parts":[["2016",1]]}}}],"schema":"https://github.com/citation-style-language/schema/raw/master/csl-citation.json"} </w:instrText>
      </w:r>
      <w:r w:rsidR="00BB77DA" w:rsidRPr="00753F1A">
        <w:fldChar w:fldCharType="separate"/>
      </w:r>
      <w:r w:rsidR="00BB77DA" w:rsidRPr="00753F1A">
        <w:rPr>
          <w:noProof/>
        </w:rPr>
        <w:t>(Dalege et al., 2016)</w:t>
      </w:r>
      <w:r w:rsidR="00BB77DA" w:rsidRPr="00753F1A">
        <w:fldChar w:fldCharType="end"/>
      </w:r>
      <w:r w:rsidR="00BB77DA" w:rsidRPr="00753F1A">
        <w:t>.</w:t>
      </w:r>
      <w:r w:rsidR="00BF0A24" w:rsidRPr="00753F1A">
        <w:t xml:space="preserve"> </w:t>
      </w:r>
      <w:r w:rsidR="009028D1" w:rsidRPr="00753F1A">
        <w:t xml:space="preserve">Yet, an attitude network can also show misaligned evaluations, as individuals would have to balance the need for consistency </w:t>
      </w:r>
      <w:r w:rsidR="009028D1" w:rsidRPr="00753F1A">
        <w:lastRenderedPageBreak/>
        <w:t xml:space="preserve">with that for accuracy. For example, individuals might think that inequality is high and that this is due to the gender pay gap; </w:t>
      </w:r>
      <w:proofErr w:type="gramStart"/>
      <w:r w:rsidR="009028D1" w:rsidRPr="00753F1A">
        <w:t>yet,</w:t>
      </w:r>
      <w:proofErr w:type="gramEnd"/>
      <w:r w:rsidR="009028D1" w:rsidRPr="00753F1A">
        <w:t xml:space="preserve"> they could think personal race and religion are irrelevant in the inequality equation. </w:t>
      </w:r>
      <w:r w:rsidR="00BF0A24" w:rsidRPr="00753F1A">
        <w:t>This process generate</w:t>
      </w:r>
      <w:r w:rsidR="0084455D" w:rsidRPr="00753F1A">
        <w:t>s</w:t>
      </w:r>
      <w:r w:rsidR="00BF0A24" w:rsidRPr="00753F1A">
        <w:t xml:space="preserve"> two distinct patterns. First, an expansion of the attitud</w:t>
      </w:r>
      <w:r w:rsidR="00BC14B5" w:rsidRPr="00753F1A">
        <w:t>e</w:t>
      </w:r>
      <w:r w:rsidR="00BF0A24" w:rsidRPr="00753F1A">
        <w:t xml:space="preserve"> network </w:t>
      </w:r>
      <w:del w:id="73" w:author="Arturo Bertero" w:date="2024-04-23T10:11:00Z">
        <w:r w:rsidR="00603412" w:rsidDel="007857A8">
          <w:delText>involve</w:delText>
        </w:r>
        <w:r w:rsidR="00603412" w:rsidRPr="00753F1A" w:rsidDel="007857A8">
          <w:delText xml:space="preserve"> </w:delText>
        </w:r>
      </w:del>
      <w:ins w:id="74" w:author="Arturo Bertero" w:date="2024-04-23T10:11:00Z">
        <w:r w:rsidR="007857A8">
          <w:t>involves</w:t>
        </w:r>
        <w:r w:rsidR="007857A8" w:rsidRPr="00753F1A">
          <w:t xml:space="preserve"> </w:t>
        </w:r>
      </w:ins>
      <w:r w:rsidR="00BF0A24" w:rsidRPr="00753F1A">
        <w:t xml:space="preserve">network nodes differently. Similar to what has been observed for </w:t>
      </w:r>
      <w:del w:id="75" w:author="Arturo Bertero" w:date="2024-04-23T10:11:00Z">
        <w:r w:rsidR="00F800DA" w:rsidRPr="00753F1A" w:rsidDel="007857A8">
          <w:delText xml:space="preserve">the </w:delText>
        </w:r>
      </w:del>
      <w:r w:rsidR="00BF0A24" w:rsidRPr="00753F1A">
        <w:t xml:space="preserve">preferential attachment </w:t>
      </w:r>
      <w:r w:rsidR="00BF0A24" w:rsidRPr="00753F1A">
        <w:fldChar w:fldCharType="begin"/>
      </w:r>
      <w:r w:rsidR="00BF0A24" w:rsidRPr="00753F1A">
        <w:instrText xml:space="preserve"> ADDIN ZOTERO_ITEM CSL_CITATION {"citationID":"oLi7GVZ0","properties":{"formattedCitation":"(Barab\\uc0\\u225{}si &amp; Albert, 1999; Dalege et al., 2016)","plainCitation":"(Barabási &amp; Albert, 1999; Dalege et al., 2016)","noteIndex":0},"citationItems":[{"id":1430,"uris":["http://zotero.org/groups/5379819/items/AEHTJMWB"],"itemData":{"id":1430,"type":"article-journal","abstract":"Systems as diverse as genetic networks or the World Wide Web are best described as networks with complex topology. A common property of many large networks is that the vertex connectivities follow a scale-free power-law distribution. This feature was found to be a consequence of two generic mechanisms: (i) networks expand continuously by the addition of new vertices, and (ii) new vertices attach preferentially to sites that are already well connected. A model based on these two ingredients reproduces the observed stationary scale-free distributions, which indicates that the development of large networks is governed by robust self-organizing phenomena that go beyond the particulars of the individual systems.","container-title":"Science","DOI":"10.1126/science.286.5439.509","ISSN":"0036-8075, 1095-9203","issue":"5439","journalAbbreviation":"Science","language":"en","page":"509-512","source":"DOI.org (Crossref)","title":"Emergence of Scaling in Random Networks","volume":"286","author":[{"family":"Barabási","given":"Albert-László"},{"family":"Albert","given":"Réka"}],"issued":{"date-parts":[["1999",10,15]]}}},{"id":1267,"uris":["http://zotero.org/groups/5379819/items/EJNI9S9Y"],"itemData":{"id":1267,"type":"article-journal","abstract":"This article introduces the Causal Attitude Network (CAN) model, which conceptualizes attitudes as networks consisting of evaluative reactions and interactions between these reactions. Relevant evaluative reactions include beliefs, feelings, and behaviors toward the attitude object. Interactions between these reactions arise through direct causal influences (e.g., the belief that snakes are dangerous causes fear of snakes) and mechanisms that support evaluative consistency between related contents of evaluative reactions (e.g., people tend to align their belief that snakes are useful with their belief that snakes help maintain ecological balance). In the CAN model, the structure of attitude networks conforms to a small-world structure: evaluative reactions that are similar to each other form tight clusters, which are connected by a sparser set of “shortcuts” between them. We argue that the CAN model provides a realistic formalized measurement model of attitudes and therefore fills a crucial gap in the attitude literature. Furthermore, the CAN model provides testable predictions for the structure of attitudes and how they develop, remain stable, and change over time. Attitude strength is conceptualized in terms of the connectivity of attitude networks and we show that this provides a parsimonious account of the differences between strong and weak attitudes. We discuss the CAN model in relation to possible extensions, implication for the assessment of attitudes, and possibilities for further study.","container-title":"Psychological Review","DOI":"10.1037/a0039802","ISSN":"1939-1471","issue":"1","language":"en","page":"2–22","title":"Toward a formalized account of attitudes: The Causal Attitude Network (CAN) model.","title-short":"Toward a formalized account of attitudes","volume":"123","author":[{"family":"Dalege","given":"Jonas"},{"family":"Borsboom","given":"Denny"},{"family":"Harreveld","given":"Frenk","dropping-particle":"van"},{"family":"Berg","given":"Helma","dropping-particle":"van den"},{"family":"Conner","given":"Mark"},{"family":"Maas","given":"Han L. J.","dropping-particle":"van der"}],"issued":{"date-parts":[["2016",1]]}}}],"schema":"https://github.com/citation-style-language/schema/raw/master/csl-citation.json"} </w:instrText>
      </w:r>
      <w:r w:rsidR="00BF0A24" w:rsidRPr="00753F1A">
        <w:fldChar w:fldCharType="separate"/>
      </w:r>
      <w:r w:rsidR="00BF0A24" w:rsidRPr="00753F1A">
        <w:rPr>
          <w:kern w:val="0"/>
        </w:rPr>
        <w:t>(Barabási &amp; Albert, 1999; Dalege et al., 2016)</w:t>
      </w:r>
      <w:r w:rsidR="00BF0A24" w:rsidRPr="00753F1A">
        <w:fldChar w:fldCharType="end"/>
      </w:r>
      <w:r w:rsidR="00BF0A24" w:rsidRPr="00753F1A">
        <w:t xml:space="preserve">, attitude components that already have strong associations with other nodes will have the highest likelihood of developing connections with newer perceptions, beliefs, and judgments about inequality </w:t>
      </w:r>
      <w:r w:rsidR="00BF0A24" w:rsidRPr="00753F1A">
        <w:fldChar w:fldCharType="begin"/>
      </w:r>
      <w:r w:rsidR="00BF0A24" w:rsidRPr="00753F1A">
        <w:instrText xml:space="preserve"> ADDIN ZOTERO_ITEM CSL_CITATION {"citationID":"uhrPbcPo","properties":{"formattedCitation":"(Dalege et al., 2018)","plainCitation":"(Dalege et al., 2018)","noteIndex":0},"citationItems":[{"id":121,"uris":["http://zotero.org/users/10425122/items/VWKWQV78"],"itemData":{"id":121,"type":"article-journal","abstract":"This article introduces the Attitudinal Entropy (AE) framework, which builds on the Causal Attitude Network model that conceptualizes attitudes as Ising networks. The AE framework rests on three propositions. First, attitude inconsistency and instability are two related indications of attitudinal entropy, a measure of randomness derived from thermodynamics. Second, energy of attitude configurations serves as a local processing strategy to reduce the global entropy of attitude networks. Third, directing attention to and thinking about attitude objects reduces attitudinal entropy. We first discuss several determinants of attitudinal entropy reduction and show that several findings in the attitude literature, such as the mere thought effect on attitude polarization and the effects of heuristic versus systematic processing of arguments, follow from the AE framework. Second, we discuss the AE framework’s implications for ambivalence and cognitive dissonance.","container-title":"Psychological Inquiry","DOI":"10.1080/1047840X.2018.1537246","ISSN":"1047-840X, 1532-7965","issue":"4","journalAbbreviation":"Psychological Inquiry","language":"en","page":"175-193","source":"DOI.org (Crossref)","title":"The Attitudinal Entropy (AE) Framework as a General Theory of Individual Attitudes","volume":"29","author":[{"family":"Dalege","given":"Jonas"},{"family":"Borsboom","given":"Denny"},{"family":"Harreveld","given":"Frenk","non-dropping-particle":"van"},{"family":"Maas","given":"Han L. J.","non-dropping-particle":"van der"}],"issued":{"date-parts":[["2018",10,2]]}}}],"schema":"https://github.com/citation-style-language/schema/raw/master/csl-citation.json"} </w:instrText>
      </w:r>
      <w:r w:rsidR="00BF0A24" w:rsidRPr="00753F1A">
        <w:fldChar w:fldCharType="separate"/>
      </w:r>
      <w:r w:rsidR="00BF0A24" w:rsidRPr="00753F1A">
        <w:rPr>
          <w:noProof/>
        </w:rPr>
        <w:t>(Dalege et al., 2018)</w:t>
      </w:r>
      <w:r w:rsidR="00BF0A24" w:rsidRPr="00753F1A">
        <w:fldChar w:fldCharType="end"/>
      </w:r>
      <w:r w:rsidR="00BF0A24" w:rsidRPr="00753F1A">
        <w:t xml:space="preserve">. </w:t>
      </w:r>
      <w:r w:rsidR="0084455D" w:rsidRPr="00753F1A">
        <w:t>Therefore, indicators differ in centrality</w:t>
      </w:r>
      <w:r w:rsidR="00BF0A24" w:rsidRPr="00753F1A">
        <w:t xml:space="preserve">. </w:t>
      </w:r>
      <w:r w:rsidR="00BC14B5" w:rsidRPr="00753F1A">
        <w:t xml:space="preserve">Secondly, misaligned </w:t>
      </w:r>
      <w:r w:rsidR="0084455D" w:rsidRPr="00753F1A">
        <w:t xml:space="preserve">and aligned </w:t>
      </w:r>
      <w:r w:rsidR="00BC14B5" w:rsidRPr="00753F1A">
        <w:t>evaluations</w:t>
      </w:r>
      <w:r w:rsidR="0084455D" w:rsidRPr="00753F1A">
        <w:t xml:space="preserve"> must be organized to co-exist without psychological distress</w:t>
      </w:r>
      <w:r w:rsidR="00BC14B5" w:rsidRPr="00753F1A">
        <w:t xml:space="preserve">. Attitude networks are proposed to show high clustering to organize </w:t>
      </w:r>
      <w:r w:rsidR="0084455D" w:rsidRPr="00753F1A">
        <w:t>coherent</w:t>
      </w:r>
      <w:r w:rsidR="00BC14B5" w:rsidRPr="00753F1A">
        <w:t xml:space="preserve"> evaluations in the same network substructure, and </w:t>
      </w:r>
      <w:r w:rsidR="0084455D" w:rsidRPr="00753F1A">
        <w:t>mismatching</w:t>
      </w:r>
      <w:r w:rsidR="00BC14B5" w:rsidRPr="00753F1A">
        <w:t xml:space="preserve"> ones in different network areas </w:t>
      </w:r>
      <w:r w:rsidR="00BC14B5" w:rsidRPr="00753F1A">
        <w:fldChar w:fldCharType="begin"/>
      </w:r>
      <w:r w:rsidR="00BC14B5" w:rsidRPr="00753F1A">
        <w:instrText xml:space="preserve"> ADDIN ZOTERO_ITEM CSL_CITATION {"citationID":"zOdyF1I0","properties":{"formattedCitation":"(Dalege et al., 2019)","plainCitation":"(Dalege et al., 2019)","noteIndex":0},"citationItems":[{"id":119,"uris":["http://zotero.org/users/10425122/items/VXEX2BPK"],"itemData":{"id":119,"type":"article-journal","abstract":"Attitude strength is a key characteristic of attitudes. Strong attitudes are durable and impactful, while weak attitudes are fluctuating and inconsequential. Recently, the causal attitude network (CAN) model was proposed as a comprehensive measurement model of attitudes, which conceptualizes attitudes as networks of causally connected evaluative reactions (i.e., beliefs, feelings, and behavior toward an attitude object). Here, we test the central postulate of the CAN model that highly connected attitude networks correspond to strong attitudes. We use data from the American National Election Studies 1980–2012 on attitudes toward presidential candidates (N ¼ 18,795). We first show that political interest predicts connectivity of attitude networks toward presidential candidates. Second, we show that connectivity is strongly related to two defining features of strong attitudes—stability of the attitude and the attitude’s impact on behavior. We conclude that network theory provides a promising framework to advance the understanding of attitude strength.","container-title":"Social Psychological and Personality Science","DOI":"10.1177/1948550618781062","ISSN":"1948-5506, 1948-5514","issue":"6","journalAbbreviation":"Social Psychological and Personality Science","language":"en","page":"746-756","source":"DOI.org (Crossref)","title":"A Network Perspective on Attitude Strength: Testing the Connectivity Hypothesis","title-short":"A Network Perspective on Attitude Strength","volume":"10","author":[{"family":"Dalege","given":"Jonas"},{"family":"Borsboom","given":"Denny"},{"family":"Harreveld","given":"Frenk","non-dropping-particle":"van"},{"family":"Maas","given":"Han L. J.","non-dropping-particle":"van der"}],"issued":{"date-parts":[["2019",8]]}}}],"schema":"https://github.com/citation-style-language/schema/raw/master/csl-citation.json"} </w:instrText>
      </w:r>
      <w:r w:rsidR="00BC14B5" w:rsidRPr="00753F1A">
        <w:fldChar w:fldCharType="separate"/>
      </w:r>
      <w:r w:rsidR="00BC14B5" w:rsidRPr="00753F1A">
        <w:rPr>
          <w:noProof/>
        </w:rPr>
        <w:t>(Dalege et al., 2019)</w:t>
      </w:r>
      <w:r w:rsidR="00BC14B5" w:rsidRPr="00753F1A">
        <w:fldChar w:fldCharType="end"/>
      </w:r>
      <w:r w:rsidR="0084455D" w:rsidRPr="00753F1A">
        <w:t>.</w:t>
      </w:r>
    </w:p>
    <w:p w14:paraId="519AD140" w14:textId="77777777" w:rsidR="002D19BE" w:rsidRPr="00753F1A" w:rsidRDefault="002D19BE" w:rsidP="002D19BE"/>
    <w:p w14:paraId="5AA8FE4D" w14:textId="0A76CEFE" w:rsidR="007E7B00" w:rsidRPr="00753F1A" w:rsidDel="00573F6A" w:rsidRDefault="007E7B00" w:rsidP="007E7B00">
      <w:pPr>
        <w:pStyle w:val="Heading3"/>
        <w:rPr>
          <w:del w:id="76" w:author="Arturo Bertero" w:date="2024-04-23T11:47:00Z"/>
        </w:rPr>
      </w:pPr>
      <w:del w:id="77" w:author="Arturo Bertero" w:date="2024-04-23T11:47:00Z">
        <w:r w:rsidRPr="00753F1A" w:rsidDel="00573F6A">
          <w:delText xml:space="preserve">Better </w:delText>
        </w:r>
        <w:r w:rsidR="00EC7AFA" w:rsidRPr="00753F1A" w:rsidDel="00573F6A">
          <w:delText xml:space="preserve">talk about </w:delText>
        </w:r>
        <w:r w:rsidRPr="00753F1A" w:rsidDel="00573F6A">
          <w:delText>belief system</w:delText>
        </w:r>
        <w:r w:rsidR="00334DBA" w:rsidRPr="00753F1A" w:rsidDel="00573F6A">
          <w:delText>s</w:delText>
        </w:r>
        <w:r w:rsidR="00F82B67" w:rsidRPr="00753F1A" w:rsidDel="00573F6A">
          <w:delText xml:space="preserve"> (network of attitudes)</w:delText>
        </w:r>
      </w:del>
    </w:p>
    <w:p w14:paraId="37967443" w14:textId="19A70115" w:rsidR="002D19BE" w:rsidRPr="00753F1A" w:rsidRDefault="002E002E" w:rsidP="002D19BE">
      <w:r w:rsidRPr="00753F1A">
        <w:t xml:space="preserve">An application of the CAN model is valid when it features </w:t>
      </w:r>
      <w:r w:rsidR="0084455D" w:rsidRPr="00753F1A">
        <w:t xml:space="preserve">measures of </w:t>
      </w:r>
      <w:r w:rsidRPr="00753F1A">
        <w:t>all dimensions of the construct</w:t>
      </w:r>
      <w:r w:rsidR="00F800DA" w:rsidRPr="00753F1A">
        <w:t xml:space="preserve"> </w:t>
      </w:r>
      <w:r w:rsidR="00F800DA" w:rsidRPr="00753F1A">
        <w:fldChar w:fldCharType="begin"/>
      </w:r>
      <w:r w:rsidR="009C7A18" w:rsidRPr="00753F1A">
        <w:instrText xml:space="preserve"> ADDIN ZOTERO_ITEM CSL_CITATION {"citationID":"dUzIGxdi","properties":{"formattedCitation":"(Dalege et al., 2016; Dalege, Borsboom, Harreveld, Waldorp, et al., 2017; Dalege et al., 2019)","plainCitation":"(Dalege et al., 2016; Dalege, Borsboom, Harreveld, Waldorp, et al., 2017; Dalege et al., 2019)","noteIndex":0},"citationItems":[{"id":1029,"uris":["http://zotero.org/users/10425122/items/B2RXGVDK"],"itemData":{"id":1029,"type":"article-journal","abstract":"Attitudes can have a profound impact on socially relevant behaviours, such as voting. However, this effect is not uniform across situations or individuals, and it is at present difficult to predict whether attitudes will predict behaviour in any given circumstance. Using a network model, we demonstrate that (a) more strongly connected attitude networks have a stronger impact on behaviour, and (b) within any given attitude network, the most central attitude elements have the strongest impact. We test these hypotheses using data on voting and attitudes toward presidential candidates in the US presidential elections from 1980 to 2012. These analyses confirm that the predictive value of attitude networks depends almost entirely on their level of connectivity, with more central attitude elements having stronger impact. The impact of attitudes on voting behaviour can thus be reliably determined before elections take place by using network analyses.","container-title":"Scientific Reports","DOI":"10.1038/s41598-017-05048-y","issue":"1","note":"_eprint: 1704.00910\nPMID: 28687776\nPMCID: PMC5501836","page":"4909","title":"Network Structure Explains the Impact of Attitudes on Voting Decisions","volume":"7","author":[{"family":"Dalege","given":"Jonas"},{"family":"Borsboom","given":"Denny"},{"family":"Harreveld","given":"Frenk","dropping-particle":"van"},{"family":"Waldorp","given":"Lourens J."},{"family":"Maas","given":"Han L. J.","dropping-particle":"van der"}],"issued":{"date-parts":[["2017"]]}}},{"id":1267,"uris":["http://zotero.org/groups/5379819/items/EJNI9S9Y"],"itemData":{"id":1267,"type":"article-journal","abstract":"This article introduces the Causal Attitude Network (CAN) model, which conceptualizes attitudes as networks consisting of evaluative reactions and interactions between these reactions. Relevant evaluative reactions include beliefs, feelings, and behaviors toward the attitude object. Interactions between these reactions arise through direct causal influences (e.g., the belief that snakes are dangerous causes fear of snakes) and mechanisms that support evaluative consistency between related contents of evaluative reactions (e.g., people tend to align their belief that snakes are useful with their belief that snakes help maintain ecological balance). In the CAN model, the structure of attitude networks conforms to a small-world structure: evaluative reactions that are similar to each other form tight clusters, which are connected by a sparser set of “shortcuts” between them. We argue that the CAN model provides a realistic formalized measurement model of attitudes and therefore fills a crucial gap in the attitude literature. Furthermore, the CAN model provides testable predictions for the structure of attitudes and how they develop, remain stable, and change over time. Attitude strength is conceptualized in terms of the connectivity of attitude networks and we show that this provides a parsimonious account of the differences between strong and weak attitudes. We discuss the CAN model in relation to possible extensions, implication for the assessment of attitudes, and possibilities for further study.","container-title":"Psychological Review","DOI":"10.1037/a0039802","ISSN":"1939-1471","issue":"1","language":"en","page":"2–22","title":"Toward a formalized account of attitudes: The Causal Attitude Network (CAN) model.","title-short":"Toward a formalized account of attitudes","volume":"123","author":[{"family":"Dalege","given":"Jonas"},{"family":"Borsboom","given":"Denny"},{"family":"Harreveld","given":"Frenk","dropping-particle":"van"},{"family":"Berg","given":"Helma","dropping-particle":"van den"},{"family":"Conner","given":"Mark"},{"family":"Maas","given":"Han L. J.","dropping-particle":"van der"}],"issued":{"date-parts":[["2016",1]]}}},{"id":119,"uris":["http://zotero.org/users/10425122/items/VXEX2BPK"],"itemData":{"id":119,"type":"article-journal","abstract":"Attitude strength is a key characteristic of attitudes. Strong attitudes are durable and impactful, while weak attitudes are fluctuating and inconsequential. Recently, the causal attitude network (CAN) model was proposed as a comprehensive measurement model of attitudes, which conceptualizes attitudes as networks of causally connected evaluative reactions (i.e., beliefs, feelings, and behavior toward an attitude object). Here, we test the central postulate of the CAN model that highly connected attitude networks correspond to strong attitudes. We use data from the American National Election Studies 1980–2012 on attitudes toward presidential candidates (N ¼ 18,795). We first show that political interest predicts connectivity of attitude networks toward presidential candidates. Second, we show that connectivity is strongly related to two defining features of strong attitudes—stability of the attitude and the attitude’s impact on behavior. We conclude that network theory provides a promising framework to advance the understanding of attitude strength.","container-title":"Social Psychological and Personality Science","DOI":"10.1177/1948550618781062","ISSN":"1948-5506, 1948-5514","issue":"6","journalAbbreviation":"Social Psychological and Personality Science","language":"en","page":"746-756","source":"DOI.org (Crossref)","title":"A Network Perspective on Attitude Strength: Testing the Connectivity Hypothesis","title-short":"A Network Perspective on Attitude Strength","volume":"10","author":[{"family":"Dalege","given":"Jonas"},{"family":"Borsboom","given":"Denny"},{"family":"Harreveld","given":"Frenk","non-dropping-particle":"van"},{"family":"Maas","given":"Han L. J.","non-dropping-particle":"van der"}],"issued":{"date-parts":[["2019",8]]}}}],"schema":"https://github.com/citation-style-language/schema/raw/master/csl-citation.json"} </w:instrText>
      </w:r>
      <w:r w:rsidR="00F800DA" w:rsidRPr="00753F1A">
        <w:fldChar w:fldCharType="separate"/>
      </w:r>
      <w:r w:rsidR="009C7A18" w:rsidRPr="00753F1A">
        <w:rPr>
          <w:noProof/>
        </w:rPr>
        <w:t>(Dalege et al., 2016; Dalege, Borsboom, Harreveld, Waldorp, et al., 2017; Dalege et al., 2019)</w:t>
      </w:r>
      <w:r w:rsidR="00F800DA" w:rsidRPr="00753F1A">
        <w:fldChar w:fldCharType="end"/>
      </w:r>
      <w:r w:rsidRPr="00753F1A">
        <w:t xml:space="preserve">. Hence, its application to attitudes toward inequality would require studying perceptions, judgments, and beliefs about inequality. </w:t>
      </w:r>
      <w:r w:rsidR="00CF5D9C" w:rsidRPr="00753F1A">
        <w:t xml:space="preserve">Yet, limiting the analysis to inequality </w:t>
      </w:r>
      <w:r w:rsidR="0084455D" w:rsidRPr="00753F1A">
        <w:t>is</w:t>
      </w:r>
      <w:r w:rsidR="00CF5D9C" w:rsidRPr="00753F1A">
        <w:t xml:space="preserve"> reductive, as other attitude objects such as taxation and redistribution are evaluated interdependently </w:t>
      </w:r>
      <w:r w:rsidR="00C30E96" w:rsidRPr="00753F1A">
        <w:fldChar w:fldCharType="begin"/>
      </w:r>
      <w:r w:rsidR="009C7A18" w:rsidRPr="00753F1A">
        <w:instrText xml:space="preserve"> ADDIN ZOTERO_ITEM CSL_CITATION {"citationID":"70xd2w7F","properties":{"formattedCitation":"(Trump, 2023; Volscho &amp; Kelly, 2012)","plainCitation":"(Trump, 2023; Volscho &amp; Kelly, 2012)","dontUpdate":true,"noteIndex":0},"citationItems":[{"id":1380,"uris":["http://zotero.org/groups/5379819/items/VR2WTPXV"],"itemData":{"id":1380,"type":"article-journal","abstract":"Abstract\n            \n              Objectives\n              This study aims to contribute to our understanding of the relationship between income inequality, perceptions of income inequality, and support for redistribution. In particular, it asks whether income inequality affects support for redistribution by influencing perceptions of inequality.\n            \n            \n              Methods\n              This study combines the pay ratio measures from the International Social Survey Project with income inequality measures from the Standardized World Income Inequality Database. The analysis proceeds in three steps, asking whether (1) inequality is related to perceived inequality, (2) perceived inequality is related to preferences for inequality, and (3) perceived inequality is related to support for redistribution.\n            \n            \n              Results\n              Income inequality is unrelated to perceptions of inequality. Perceptions of inequality strongly predict preferred inequality, reinforcing the prior conclusion that anchoring effects likely cause this close relationship. Perceptions of inequality also predict support for redistribution. However, because actual inequality is unrelated to perceived inequality, there is no link between actual inequality and either preferred inequality or support for redistribution.\n            \n            \n              Conclusion\n              The overall pattern of results is consistent with the interpretation that perceptions of income inequality may be politically co‐determined with support for inequality and redistribution, instead of perceptions being mental antecedents of these attitudes.","container-title":"Social Science Quarterly","DOI":"10.1111/ssqu.13269","ISSN":"0038-4941, 1540-6237","issue":"2","journalAbbreviation":"Social Science Quarterly","language":"en","page":"180-188","source":"DOI.org (Crossref)","title":"Income inequality is unrelated to perceived inequality and support for redistribution","volume":"104","author":[{"family":"Trump","given":"Kris‐Stella"}],"issued":{"date-parts":[["2023",3]]}}},{"id":1394,"uris":["http://zotero.org/groups/5379819/items/PFL8IG8D"],"itemData":{"id":1394,"type":"article-journal","abstract":"The income share of the super-rich in the United States has grown rapidly since the early 1980s after a period of postwar stability. What factors drove this change? In this study, we investigate the institutional, policy, and economic shifts that may explain rising income concentration. We use single-equation error correction models to estimate the long- and short-run effects of politics, policy, and economic factors on pretax top income shares between 1949 and 2008. We find that the rise of the super-rich is the result of rightward-shifts in Congress, the decline of labor unions, lower tax rates on high incomes, increased trade openness, and asset bubbles in stock and real estate markets.","container-title":"American Sociological Review","DOI":"10.1177/0003122412458508","ISSN":"0003-1224, 1939-8271","issue":"5","journalAbbreviation":"Am Sociol Rev","language":"en","page":"679-699","source":"DOI.org (Crossref)","title":"The Rise of the Super-Rich: Power Resources, Taxes, Financial Markets, and the Dynamics of the Top 1 Percent, 1949 to 2008","title-short":"The Rise of the Super-Rich","volume":"77","author":[{"family":"Volscho","given":"Thomas W."},{"family":"Kelly","given":"Nathan J."}],"issued":{"date-parts":[["2012",10]]}}}],"schema":"https://github.com/citation-style-language/schema/raw/master/csl-citation.json"} </w:instrText>
      </w:r>
      <w:r w:rsidR="00C30E96" w:rsidRPr="00753F1A">
        <w:fldChar w:fldCharType="separate"/>
      </w:r>
      <w:r w:rsidR="00C30E96" w:rsidRPr="00753F1A">
        <w:rPr>
          <w:noProof/>
        </w:rPr>
        <w:t>(e.g.: Trump, 2023; Volscho &amp; Kelly, 2012)</w:t>
      </w:r>
      <w:r w:rsidR="00C30E96" w:rsidRPr="00753F1A">
        <w:fldChar w:fldCharType="end"/>
      </w:r>
      <w:r w:rsidR="00CF5D9C" w:rsidRPr="00753F1A">
        <w:t xml:space="preserve">. </w:t>
      </w:r>
      <w:r w:rsidR="00C30E96" w:rsidRPr="00753F1A">
        <w:t xml:space="preserve">Therefore, this article builds on the CAN model but </w:t>
      </w:r>
      <w:r w:rsidR="0084455D" w:rsidRPr="00753F1A">
        <w:t>necessitates</w:t>
      </w:r>
      <w:r w:rsidR="00C30E96" w:rsidRPr="00753F1A">
        <w:t xml:space="preserve"> a wider theoretical approach. Rather than examining how multiple </w:t>
      </w:r>
      <w:r w:rsidR="0084455D" w:rsidRPr="00753F1A">
        <w:t>evaluations of</w:t>
      </w:r>
      <w:r w:rsidR="00C30E96" w:rsidRPr="00753F1A">
        <w:t xml:space="preserve"> the same attitude objects interact to form an attitude network, this paper explores how perceptions, beliefs, and judgments about inequality, redistribution, taxation</w:t>
      </w:r>
      <w:r w:rsidR="00BA1720" w:rsidRPr="00753F1A">
        <w:t xml:space="preserve">, and </w:t>
      </w:r>
      <w:r w:rsidR="004B6A10">
        <w:t>wages</w:t>
      </w:r>
      <w:r w:rsidR="00C30E96" w:rsidRPr="00753F1A">
        <w:t xml:space="preserve"> coalesce in a belief system. </w:t>
      </w:r>
      <w:r w:rsidR="002D19BE" w:rsidRPr="00753F1A">
        <w:t xml:space="preserve">Belief systems are configurations of ideas and attitudes </w:t>
      </w:r>
      <w:r w:rsidR="00C30E96" w:rsidRPr="00753F1A">
        <w:t xml:space="preserve">that are bound together by cognitive </w:t>
      </w:r>
      <w:r w:rsidR="0084455D" w:rsidRPr="00753F1A">
        <w:t>and</w:t>
      </w:r>
      <w:r w:rsidR="006E53B4" w:rsidRPr="00753F1A">
        <w:t xml:space="preserve"> social </w:t>
      </w:r>
      <w:r w:rsidR="00C30E96" w:rsidRPr="00753F1A">
        <w:t>constraint</w:t>
      </w:r>
      <w:r w:rsidR="006E53B4" w:rsidRPr="00753F1A">
        <w:t>s</w:t>
      </w:r>
      <w:r w:rsidR="0084455D" w:rsidRPr="00753F1A">
        <w:t xml:space="preserve"> </w:t>
      </w:r>
      <w:r w:rsidR="0084455D" w:rsidRPr="00753F1A">
        <w:fldChar w:fldCharType="begin"/>
      </w:r>
      <w:r w:rsidR="0084455D" w:rsidRPr="00753F1A">
        <w:instrText xml:space="preserve"> ADDIN ZOTERO_ITEM CSL_CITATION {"citationID":"hGBEIQA7","properties":{"formattedCitation":"(Converse, 2006)","plainCitation":"(Converse, 2006)","noteIndex":0},"citationItems":[{"id":76,"uris":["http://zotero.org/users/10425122/items/NM5QT6T7"],"itemData":{"id":76,"type":"article-journal","container-title":"Critical Review","DOI":"10.1080/08913810608443650","ISSN":"0891-3811, 1933-8007","issue":"1-3","journalAbbreviation":"Critical Review","language":"en","page":"1-74","source":"DOI.org (Crossref)","title":"The nature of belief systems in mass publics (1964)","volume":"18","author":[{"family":"Converse","given":"Philip E."}],"issued":{"date-parts":[["2006",1]]}}}],"schema":"https://github.com/citation-style-language/schema/raw/master/csl-citation.json"} </w:instrText>
      </w:r>
      <w:r w:rsidR="0084455D" w:rsidRPr="00753F1A">
        <w:fldChar w:fldCharType="separate"/>
      </w:r>
      <w:r w:rsidR="0084455D" w:rsidRPr="00753F1A">
        <w:rPr>
          <w:noProof/>
        </w:rPr>
        <w:t>(Converse, 2006)</w:t>
      </w:r>
      <w:r w:rsidR="0084455D" w:rsidRPr="00753F1A">
        <w:fldChar w:fldCharType="end"/>
      </w:r>
      <w:r w:rsidR="002D19BE" w:rsidRPr="00753F1A">
        <w:t xml:space="preserve">. The concept of a belief system </w:t>
      </w:r>
      <w:r w:rsidR="00C30E96" w:rsidRPr="00753F1A">
        <w:t xml:space="preserve">scales up the reasoning underlying the CAN model, </w:t>
      </w:r>
      <w:r w:rsidR="002D19BE" w:rsidRPr="00753F1A">
        <w:t>suggest</w:t>
      </w:r>
      <w:r w:rsidR="00C30E96" w:rsidRPr="00753F1A">
        <w:t>ing</w:t>
      </w:r>
      <w:r w:rsidR="002D19BE" w:rsidRPr="00753F1A">
        <w:t xml:space="preserve"> that attitudes are not </w:t>
      </w:r>
      <w:r w:rsidR="00C30E96" w:rsidRPr="00753F1A">
        <w:t xml:space="preserve">held in isolation. </w:t>
      </w:r>
      <w:r w:rsidR="0084455D" w:rsidRPr="00753F1A">
        <w:t xml:space="preserve">To back his theory, </w:t>
      </w:r>
      <w:r w:rsidR="006E53B4" w:rsidRPr="00753F1A">
        <w:t xml:space="preserve">Converse </w:t>
      </w:r>
      <w:r w:rsidR="004D67D1" w:rsidRPr="00753F1A">
        <w:t>computed pairwise correlations between</w:t>
      </w:r>
      <w:r w:rsidR="006E53B4" w:rsidRPr="00753F1A">
        <w:t xml:space="preserve"> a wide set of Northern American political attitudes, showing that people often hold inconsistent attitudes, </w:t>
      </w:r>
      <w:r w:rsidR="0084455D" w:rsidRPr="00753F1A">
        <w:t>unless they are highly interested in politics</w:t>
      </w:r>
      <w:r w:rsidR="006E53B4" w:rsidRPr="00753F1A">
        <w:t xml:space="preserve">. </w:t>
      </w:r>
      <w:r w:rsidR="0084455D" w:rsidRPr="00753F1A">
        <w:t>R</w:t>
      </w:r>
      <w:r w:rsidR="004D67D1" w:rsidRPr="00753F1A">
        <w:t xml:space="preserve">ecent contributions have refined the theory and methodologies </w:t>
      </w:r>
      <w:r w:rsidR="0084455D" w:rsidRPr="00753F1A">
        <w:t>proposed by Converse</w:t>
      </w:r>
      <w:r w:rsidR="004D67D1" w:rsidRPr="00753F1A">
        <w:t xml:space="preserve">. On the one hand, </w:t>
      </w:r>
      <w:r w:rsidR="0084455D" w:rsidRPr="00753F1A">
        <w:t>the</w:t>
      </w:r>
      <w:r w:rsidR="004D67D1" w:rsidRPr="00753F1A">
        <w:t xml:space="preserve"> theory</w:t>
      </w:r>
      <w:r w:rsidR="0084455D" w:rsidRPr="00753F1A">
        <w:t xml:space="preserve"> </w:t>
      </w:r>
      <w:r w:rsidR="004D67D1" w:rsidRPr="00753F1A">
        <w:t xml:space="preserve">was formalized </w:t>
      </w:r>
      <w:r w:rsidR="00ED21E2" w:rsidRPr="00753F1A">
        <w:t xml:space="preserve">to </w:t>
      </w:r>
      <w:ins w:id="78" w:author="Arturo Bertero" w:date="2024-04-23T11:47:00Z">
        <w:r w:rsidR="00573F6A">
          <w:t>account for</w:t>
        </w:r>
      </w:ins>
      <w:del w:id="79" w:author="Arturo Bertero" w:date="2024-04-23T11:47:00Z">
        <w:r w:rsidR="0084455D" w:rsidRPr="00753F1A" w:rsidDel="00573F6A">
          <w:delText>describe</w:delText>
        </w:r>
        <w:r w:rsidR="00ED21E2" w:rsidRPr="00753F1A" w:rsidDel="00573F6A">
          <w:delText xml:space="preserve"> </w:delText>
        </w:r>
      </w:del>
      <w:r w:rsidR="00ED21E2" w:rsidRPr="00753F1A">
        <w:t xml:space="preserve">network dynamics. Belief systems are defined as networks of attitudes exerting causal influence on each other, while being subject to the influence of external social phenomena, such as political communication and peer </w:t>
      </w:r>
      <w:r w:rsidR="00F57F39" w:rsidRPr="00753F1A">
        <w:t>pressure</w:t>
      </w:r>
      <w:r w:rsidR="00ED21E2" w:rsidRPr="00753F1A">
        <w:t xml:space="preserve"> </w:t>
      </w:r>
      <w:r w:rsidR="00ED21E2" w:rsidRPr="00753F1A">
        <w:fldChar w:fldCharType="begin"/>
      </w:r>
      <w:r w:rsidR="00ED21E2" w:rsidRPr="00753F1A">
        <w:instrText xml:space="preserve"> ADDIN ZOTERO_ITEM CSL_CITATION {"citationID":"NHJ9HfdY","properties":{"formattedCitation":"(Brandt &amp; Sleegers, 2021)","plainCitation":"(Brandt &amp; Sleegers, 2021)","noteIndex":0},"citationItems":[{"id":1330,"uris":["http://zotero.org/groups/5379819/items/37L4QWPR"],"itemData":{"id":1330,"type":"article-journal","abstract":"A theory of political belief system dynamics should incorporate causal connections between elements of the belief system and the possibility that belief systems are influenced by exogenous factors. These necessary components can be satisfied by conceptualizing an individual's belief system as a network of causally connected attitudes and identities which, via the interactions between the elements and the push of exogenous influences, produces the disparate phenomena in the belief systems literature. We implement this belief systems as networks theory in a dynamic Ising model and demonstrate that the theory can integrate at least six otherwise unrelated phenomenon in the political belief systems literature, including work on attitude consistency, cross-pressures, spillover effects, partisan cues, and ideological differences in attitude consensus. Our findings suggest that belief systems are not just one thing, but emerge from the interactions between the attitudes and identities in the belief system. All code is available: https://osf.io/aswy8/?view_only=99aff77909094bddabb5d382f6db2622.","container-title":"Personality and social psychology review : an official journal of the Society for Personality and Social Psychology, Inc","DOI":"10.1177/1088868321993751","ISSN":"1088-8683","issue":"2","note":"PMID: 33655780","page":"159–185","title":"Evaluating Belief System Networks as a Theory of Political Belief System Dynamics.","volume":"25","author":[{"family":"Brandt","given":"Mark J"},{"family":"Sleegers","given":"Willem W A"}],"issued":{"date-parts":[["2021"]]}}}],"schema":"https://github.com/citation-style-language/schema/raw/master/csl-citation.json"} </w:instrText>
      </w:r>
      <w:r w:rsidR="00ED21E2" w:rsidRPr="00753F1A">
        <w:fldChar w:fldCharType="separate"/>
      </w:r>
      <w:r w:rsidR="00ED21E2" w:rsidRPr="00753F1A">
        <w:rPr>
          <w:noProof/>
        </w:rPr>
        <w:t>(Brandt &amp; Sleegers, 2021)</w:t>
      </w:r>
      <w:r w:rsidR="00ED21E2" w:rsidRPr="00753F1A">
        <w:fldChar w:fldCharType="end"/>
      </w:r>
      <w:r w:rsidR="00ED21E2" w:rsidRPr="00753F1A">
        <w:t xml:space="preserve">. </w:t>
      </w:r>
      <w:r w:rsidR="00F57F39" w:rsidRPr="00753F1A">
        <w:t>S</w:t>
      </w:r>
      <w:r w:rsidR="00ED21E2" w:rsidRPr="00753F1A">
        <w:t xml:space="preserve">cholars showed that </w:t>
      </w:r>
      <w:r w:rsidR="00F57F39" w:rsidRPr="00753F1A">
        <w:t>this</w:t>
      </w:r>
      <w:r w:rsidR="00ED21E2" w:rsidRPr="00753F1A">
        <w:t xml:space="preserve"> theory </w:t>
      </w:r>
      <w:del w:id="80" w:author="Arturo Bertero" w:date="2024-04-23T11:48:00Z">
        <w:r w:rsidR="00ED21E2" w:rsidRPr="00753F1A" w:rsidDel="00573F6A">
          <w:delText>c</w:delText>
        </w:r>
        <w:r w:rsidR="00F57F39" w:rsidRPr="00753F1A" w:rsidDel="00573F6A">
          <w:delText>orrectly</w:delText>
        </w:r>
        <w:r w:rsidR="00ED21E2" w:rsidRPr="00753F1A" w:rsidDel="00573F6A">
          <w:delText xml:space="preserve"> </w:delText>
        </w:r>
      </w:del>
      <w:ins w:id="81" w:author="Arturo Bertero" w:date="2024-04-23T11:48:00Z">
        <w:r w:rsidR="00573F6A">
          <w:t>can</w:t>
        </w:r>
        <w:r w:rsidR="00573F6A" w:rsidRPr="00753F1A">
          <w:t xml:space="preserve"> </w:t>
        </w:r>
      </w:ins>
      <w:r w:rsidR="00ED21E2" w:rsidRPr="00753F1A">
        <w:t>predict</w:t>
      </w:r>
      <w:del w:id="82" w:author="Arturo Bertero" w:date="2024-04-23T11:48:00Z">
        <w:r w:rsidR="00F57F39" w:rsidRPr="00753F1A" w:rsidDel="00573F6A">
          <w:delText>s</w:delText>
        </w:r>
      </w:del>
      <w:r w:rsidR="00ED21E2" w:rsidRPr="00753F1A">
        <w:t xml:space="preserve"> the magnitude and the location of attitude change in a belief system </w:t>
      </w:r>
      <w:r w:rsidR="00ED21E2" w:rsidRPr="00753F1A">
        <w:fldChar w:fldCharType="begin"/>
      </w:r>
      <w:r w:rsidR="00ED21E2" w:rsidRPr="00753F1A">
        <w:instrText xml:space="preserve"> ADDIN ZOTERO_ITEM CSL_CITATION {"citationID":"JXpcqrde","properties":{"formattedCitation":"(Turner-Zwinkels &amp; Brandt, 2022)","plainCitation":"(Turner-Zwinkels &amp; Brandt, 2022)","noteIndex":0},"citationItems":[{"id":1030,"uris":["http://zotero.org/users/10425122/items/XPVDKKKR"],"itemData":{"id":1030,"type":"article-journal","abstract":"We test if a change in an attitude affects other related attitudes (i.e., dynamic constraint), a core prediction of belief systems theory. We use psychological network methods to represent the belief system and make preregistered predictions about which attitudes should change and to what extent. We collected data in two longitudinal experiments (N = 3004; N = 2999) and three pilot studies (combined N = 2788) from community samples of US Americans. We use data from T1 as pretest measures of attitudes and to estimate the structure of the sample's belief system from which to generate and preregister predictions. At T2 participants were randomly assigned to one of three conditions: a control condition (no manipulation), a terrorism attitude manipulation (Study 1), a crime attitude manipulation (Study 2) attitude manipulation, or a banking attitude manipulation (Studies 1 &amp; 2). We successfully manipulated the targeted attitude and also observed changes in non-targeted attitudes in the belief system. Multilevel models provided evidence that changes in non-targeted attitudes were moderated by their distance from the targeted attitude within the belief system: Non-targeted attitudes closer to the experimentally targeted attitude typically changed more. Changes in non-targeted attitudes were generally related to (and mediated by) changes in the targeted attitude. We discuss the implications of our findings for belief systems theory and the value of network methods in studying attitude change.","container-title":"Journal of Experimental Social Psychology","DOI":"10.1016/j.jesp.2021.104279","ISSN":"0022-1031","page":"104279","title":"Belief system networks can be used to predict where to expect dynamic constraint","volume":"100","author":[{"family":"Turner-Zwinkels","given":"Felicity M."},{"family":"Brandt","given":"Mark J."}],"issued":{"date-parts":[["2022"]]}}}],"schema":"https://github.com/citation-style-language/schema/raw/master/csl-citation.json"} </w:instrText>
      </w:r>
      <w:r w:rsidR="00ED21E2" w:rsidRPr="00753F1A">
        <w:fldChar w:fldCharType="separate"/>
      </w:r>
      <w:r w:rsidR="00ED21E2" w:rsidRPr="00753F1A">
        <w:rPr>
          <w:noProof/>
        </w:rPr>
        <w:t>(Turner-Zwinkels &amp; Brandt, 2022)</w:t>
      </w:r>
      <w:r w:rsidR="00ED21E2" w:rsidRPr="00753F1A">
        <w:fldChar w:fldCharType="end"/>
      </w:r>
      <w:r w:rsidR="00ED21E2" w:rsidRPr="00753F1A">
        <w:t xml:space="preserve">. </w:t>
      </w:r>
      <w:r w:rsidR="004D67D1" w:rsidRPr="00753F1A">
        <w:t xml:space="preserve">On the other hand, scholars have started to adopt network models in which edges are indicative of plain </w:t>
      </w:r>
      <w:r w:rsidR="004D67D1" w:rsidRPr="00753F1A">
        <w:fldChar w:fldCharType="begin"/>
      </w:r>
      <w:r w:rsidR="004D67D1" w:rsidRPr="00753F1A">
        <w:instrText xml:space="preserve"> ADDIN ZOTERO_ITEM CSL_CITATION {"citationID":"lt0RF1U2","properties":{"formattedCitation":"(Boutyline &amp; Vaisey, 2017)","plainCitation":"(Boutyline &amp; Vaisey, 2017)","noteIndex":0},"citationItems":[{"id":1277,"uris":["http://zotero.org/groups/5379819/items/7CTJ35G9"],"itemData":{"id":1277,"type":"article-journal","container-title":"American Journal of Sociology","DOI":"10.1086/691274","ISSN":"0002-9602","issue":"5","page":"1371–1447","title":"Belief Network Analysis: A Relational Approach to Understanding the Structure of Attitudes","volume":"122","author":[{"family":"Boutyline","given":"Andrei"},{"family":"Vaisey","given":"Stephen"}],"issued":{"date-parts":[["2017"]]}}}],"schema":"https://github.com/citation-style-language/schema/raw/master/csl-citation.json"} </w:instrText>
      </w:r>
      <w:r w:rsidR="004D67D1" w:rsidRPr="00753F1A">
        <w:fldChar w:fldCharType="separate"/>
      </w:r>
      <w:r w:rsidR="004D67D1" w:rsidRPr="00753F1A">
        <w:rPr>
          <w:noProof/>
        </w:rPr>
        <w:t>(Boutyline &amp; Vaisey, 2017)</w:t>
      </w:r>
      <w:r w:rsidR="004D67D1" w:rsidRPr="00753F1A">
        <w:fldChar w:fldCharType="end"/>
      </w:r>
      <w:r w:rsidR="004D67D1" w:rsidRPr="00753F1A">
        <w:t xml:space="preserve"> or partial correlations </w:t>
      </w:r>
      <w:r w:rsidR="004D67D1" w:rsidRPr="00753F1A">
        <w:fldChar w:fldCharType="begin"/>
      </w:r>
      <w:r w:rsidR="004D67D1" w:rsidRPr="00753F1A">
        <w:instrText xml:space="preserve"> ADDIN ZOTERO_ITEM CSL_CITATION {"citationID":"vhBtwjkI","properties":{"formattedCitation":"(Brandt et al., 2019)","plainCitation":"(Brandt et al., 2019)","noteIndex":0},"citationItems":[{"id":1076,"uris":["http://zotero.org/users/10425122/items/PULGAMZP"],"itemData":{"id":1076,"type":"article-journal","abstract":"A central challenge for identifying core components of a belief system is examining the position of components within the structure of the entire belief system. We test whether operational (i.e., positions on issues) or symbolic (i.e., affective attachments to political groups and labels) components are most central by modeling a political belief system as a network of interconnected attitudes and beliefs. Across seven waves of representative panel data from New Zealand, we find that symbolic components are more central than operational components ( ds range = 0.78-0.97). Symbolic components were also closer than operational components in the network to self-reported voting ( d = −2.43), proenvironmental actions ( ds = −1.71 and −1.63), and religious behaviors ( d = −0.74). These findings are consistent with perspectives that emphasize the importance of symbolic politics in tying belief systems together and motivating behavior, and further the link between political belief system research and network science.","container-title":"Personality and Social Psychology Bulletin","DOI":"10.1177/0146167218824354","ISSN":"0146-1672, 1552-7433","issue":"9","journalAbbreviation":"Pers Soc Psychol Bull","language":"en","page":"1352-1364","source":"DOI.org (Crossref)","title":"What Is Central to Political Belief System Networks?","volume":"45","author":[{"family":"Brandt","given":"Mark J."},{"family":"Sibley","given":"Chris G."},{"family":"Osborne","given":"Danny"}],"issued":{"date-parts":[["2019",9]]}}}],"schema":"https://github.com/citation-style-language/schema/raw/master/csl-citation.json"} </w:instrText>
      </w:r>
      <w:r w:rsidR="004D67D1" w:rsidRPr="00753F1A">
        <w:fldChar w:fldCharType="separate"/>
      </w:r>
      <w:r w:rsidR="004D67D1" w:rsidRPr="00753F1A">
        <w:rPr>
          <w:noProof/>
        </w:rPr>
        <w:t>(Brandt et al., 2019)</w:t>
      </w:r>
      <w:r w:rsidR="004D67D1" w:rsidRPr="00753F1A">
        <w:fldChar w:fldCharType="end"/>
      </w:r>
      <w:r w:rsidR="004D67D1" w:rsidRPr="00753F1A">
        <w:t xml:space="preserve"> between attitudes measured with survey data. Both options converge in demonstrating that political belief systems are b</w:t>
      </w:r>
      <w:r w:rsidR="006E53B4" w:rsidRPr="00753F1A">
        <w:t xml:space="preserve">uilt around political identities and </w:t>
      </w:r>
      <w:r w:rsidR="004D67D1" w:rsidRPr="00753F1A">
        <w:t xml:space="preserve">show that their structure </w:t>
      </w:r>
      <w:r w:rsidR="00F57F39" w:rsidRPr="00753F1A">
        <w:t>is influenced by</w:t>
      </w:r>
      <w:r w:rsidR="006E53B4" w:rsidRPr="00753F1A">
        <w:t xml:space="preserve"> </w:t>
      </w:r>
      <w:r w:rsidR="00F57F39" w:rsidRPr="00753F1A">
        <w:t>educational</w:t>
      </w:r>
      <w:r w:rsidR="004D67D1" w:rsidRPr="00753F1A">
        <w:t xml:space="preserve"> </w:t>
      </w:r>
      <w:r w:rsidR="006E53B4" w:rsidRPr="00753F1A">
        <w:t>and political interest</w:t>
      </w:r>
      <w:r w:rsidR="00F57F39" w:rsidRPr="00753F1A">
        <w:t xml:space="preserve"> levels</w:t>
      </w:r>
      <w:r w:rsidR="006E53B4" w:rsidRPr="00753F1A">
        <w:t xml:space="preserve">. </w:t>
      </w:r>
      <w:r w:rsidR="00F57F39" w:rsidRPr="00753F1A">
        <w:t>However</w:t>
      </w:r>
      <w:r w:rsidR="00ED21E2" w:rsidRPr="00753F1A">
        <w:t xml:space="preserve">, </w:t>
      </w:r>
      <w:r w:rsidR="008E17C3" w:rsidRPr="00753F1A">
        <w:t xml:space="preserve">methodological studies have shown that although nodes are </w:t>
      </w:r>
      <w:r w:rsidR="00F57F39" w:rsidRPr="00753F1A">
        <w:t>theorized</w:t>
      </w:r>
      <w:r w:rsidR="008E17C3" w:rsidRPr="00753F1A">
        <w:t xml:space="preserve"> to interact causally, the standard estimation techniques are not able to isolate individual-level causality flows.  Indeed, the great majority of scholars operating in this field tend to fit network models to cross-sectional attitudinal data. Depending on the network estimation strategies, the edges of this model represent the raw </w:t>
      </w:r>
      <w:r w:rsidR="008E17C3" w:rsidRPr="00753F1A">
        <w:fldChar w:fldCharType="begin"/>
      </w:r>
      <w:r w:rsidR="008E17C3" w:rsidRPr="00753F1A">
        <w:instrText xml:space="preserve"> ADDIN ZOTERO_ITEM CSL_CITATION {"citationID":"79NHF3Pi","properties":{"formattedCitation":"(Boutyline &amp; Vaisey, 2017)","plainCitation":"(Boutyline &amp; Vaisey, 2017)","noteIndex":0},"citationItems":[{"id":1277,"uris":["http://zotero.org/groups/5379819/items/7CTJ35G9"],"itemData":{"id":1277,"type":"article-journal","container-title":"American Journal of Sociology","DOI":"10.1086/691274","ISSN":"0002-9602","issue":"5","page":"1371–1447","title":"Belief Network Analysis: A Relational Approach to Understanding the Structure of Attitudes","volume":"122","author":[{"family":"Boutyline","given":"Andrei"},{"family":"Vaisey","given":"Stephen"}],"issued":{"date-parts":[["2017"]]}}}],"schema":"https://github.com/citation-style-language/schema/raw/master/csl-citation.json"} </w:instrText>
      </w:r>
      <w:r w:rsidR="008E17C3" w:rsidRPr="00753F1A">
        <w:fldChar w:fldCharType="separate"/>
      </w:r>
      <w:r w:rsidR="008E17C3" w:rsidRPr="00753F1A">
        <w:rPr>
          <w:noProof/>
        </w:rPr>
        <w:t>(Boutyline &amp; Vaisey, 2017)</w:t>
      </w:r>
      <w:r w:rsidR="008E17C3" w:rsidRPr="00753F1A">
        <w:fldChar w:fldCharType="end"/>
      </w:r>
      <w:r w:rsidR="008E17C3" w:rsidRPr="00753F1A">
        <w:t xml:space="preserve">, or the unique variance </w:t>
      </w:r>
      <w:r w:rsidR="008E17C3" w:rsidRPr="00753F1A">
        <w:fldChar w:fldCharType="begin"/>
      </w:r>
      <w:r w:rsidR="008E17C3" w:rsidRPr="00753F1A">
        <w:instrText xml:space="preserve"> ADDIN ZOTERO_ITEM CSL_CITATION {"citationID":"zODzjjcO","properties":{"formattedCitation":"(Brandt et al., 2019; Dalege et al., 2016)","plainCitation":"(Brandt et al., 2019; Dalege et al., 2016)","noteIndex":0},"citationItems":[{"id":1076,"uris":["http://zotero.org/users/10425122/items/PULGAMZP"],"itemData":{"id":1076,"type":"article-journal","abstract":"A central challenge for identifying core components of a belief system is examining the position of components within the structure of the entire belief system. We test whether operational (i.e., positions on issues) or symbolic (i.e., affective attachments to political groups and labels) components are most central by modeling a political belief system as a network of interconnected attitudes and beliefs. Across seven waves of representative panel data from New Zealand, we find that symbolic components are more central than operational components ( ds range = 0.78-0.97). Symbolic components were also closer than operational components in the network to self-reported voting ( d = −2.43), proenvironmental actions ( ds = −1.71 and −1.63), and religious behaviors ( d = −0.74). These findings are consistent with perspectives that emphasize the importance of symbolic politics in tying belief systems together and motivating behavior, and further the link between political belief system research and network science.","container-title":"Personality and Social Psychology Bulletin","DOI":"10.1177/0146167218824354","ISSN":"0146-1672, 1552-7433","issue":"9","journalAbbreviation":"Pers Soc Psychol Bull","language":"en","page":"1352-1364","source":"DOI.org (Crossref)","title":"What Is Central to Political Belief System Networks?","volume":"45","author":[{"family":"Brandt","given":"Mark J."},{"family":"Sibley","given":"Chris G."},{"family":"Osborne","given":"Danny"}],"issued":{"date-parts":[["2019",9]]}}},{"id":1267,"uris":["http://zotero.org/groups/5379819/items/EJNI9S9Y"],"itemData":{"id":1267,"type":"article-journal","abstract":"This article introduces the Causal Attitude Network (CAN) model, which conceptualizes attitudes as networks consisting of evaluative reactions and interactions between these reactions. Relevant evaluative reactions include beliefs, feelings, and behaviors toward the attitude object. Interactions between these reactions arise through direct causal influences (e.g., the belief that snakes are dangerous causes fear of snakes) and mechanisms that support evaluative consistency between related contents of evaluative reactions (e.g., people tend to align their belief that snakes are useful with their belief that snakes help maintain ecological balance). In the CAN model, the structure of attitude networks conforms to a small-world structure: evaluative reactions that are similar to each other form tight clusters, which are connected by a sparser set of “shortcuts” between them. We argue that the CAN model provides a realistic formalized measurement model of attitudes and therefore fills a crucial gap in the attitude literature. Furthermore, the CAN model provides testable predictions for the structure of attitudes and how they develop, remain stable, and change over time. Attitude strength is conceptualized in terms of the connectivity of attitude networks and we show that this provides a parsimonious account of the differences between strong and weak attitudes. We discuss the CAN model in relation to possible extensions, implication for the assessment of attitudes, and possibilities for further study.","container-title":"Psychological Review","DOI":"10.1037/a0039802","ISSN":"1939-1471","issue":"1","language":"en","page":"2–22","title":"Toward a formalized account of attitudes: The Causal Attitude Network (CAN) model.","title-short":"Toward a formalized account of attitudes","volume":"123","author":[{"family":"Dalege","given":"Jonas"},{"family":"Borsboom","given":"Denny"},{"family":"Harreveld","given":"Frenk","dropping-particle":"van"},{"family":"Berg","given":"Helma","dropping-particle":"van den"},{"family":"Conner","given":"Mark"},{"family":"Maas","given":"Han L. J.","dropping-particle":"van der"}],"issued":{"date-parts":[["2016",1]]}}}],"schema":"https://github.com/citation-style-language/schema/raw/master/csl-citation.json"} </w:instrText>
      </w:r>
      <w:r w:rsidR="008E17C3" w:rsidRPr="00753F1A">
        <w:fldChar w:fldCharType="separate"/>
      </w:r>
      <w:r w:rsidR="008E17C3" w:rsidRPr="00753F1A">
        <w:rPr>
          <w:noProof/>
        </w:rPr>
        <w:t>(Brandt et al., 2019; Dalege et al., 2016)</w:t>
      </w:r>
      <w:r w:rsidR="008E17C3" w:rsidRPr="00753F1A">
        <w:fldChar w:fldCharType="end"/>
      </w:r>
      <w:r w:rsidR="008E17C3" w:rsidRPr="00753F1A">
        <w:t xml:space="preserve"> shared between each item pair. Yet, cross-sectional network estimation only gives insights into the between-person structure of a belief system </w:t>
      </w:r>
      <w:r w:rsidR="008E17C3" w:rsidRPr="00753F1A">
        <w:fldChar w:fldCharType="begin"/>
      </w:r>
      <w:r w:rsidR="008E17C3" w:rsidRPr="00753F1A">
        <w:instrText xml:space="preserve"> ADDIN ZOTERO_ITEM CSL_CITATION {"citationID":"kv9uZbUl","properties":{"formattedCitation":"(Brandt &amp; Morgan, 2022)","plainCitation":"(Brandt &amp; Morgan, 2022)","noteIndex":0},"citationItems":[{"id":1013,"uris":["http://zotero.org/users/10425122/items/VVIV9NY7"],"itemData":{"id":1013,"type":"article-journal","abstract":"Belief systems are individual-level phenomena that describe the interrelationships of the political attitudes of a person. However, the modal study of the structure of political ideologies and beliefs uses cross-sectional survey data to estimate what is central to the belief system or the dimensionality of the belief system, aggregating across many people. Cross-sectional data, however, are ill-suited to the task of studying individual-level phenomena because they contain an unobservable mixture of within-person and between-person variation. In this project, we use longitudinal datasets from the Netherlands (representative) and the United States (convenience), spanning between 6 months and 10 years, to we ask whether between-subjects methods can help us understand the within-person structure of belief systems. First, we use Bayesian STARTS models (Lüdtke et al., 2018) to assess what type of variance cross-sectional studies are likely tapping into. We find that variability in measures of ideology and political beliefs is primarily due to stable between-person differences, with relatively smaller amounts of variation due to within-person differences. Second, we estimate between-person, within-person, and cross-sectional correlations between all items in our study and find that between-person correlations are larger and in some cases differ in their direction from within-person correlations. Furthermore, cross-sectional correlations are most similar to between-person correlations. Taken together, these findings indicate that the modal study may help describe differences between people, but is ill-suited to tell us about the structure of individuals’ belief systems. New methods are necessary for a complete understanding of political belief systems that clarify both between- and within-person processes.","container-title":"Journal of Personality and Social Psychology","DOI":"10.1037/pspp0000404","ISSN":"0022-3514","issue":"3","note":"PMID: 35025598","page":"621–635","title":"Between-Person Methods Provide Limited Insight About Within-Person Belief Systems","volume":"123","author":[{"family":"Brandt","given":"Mark J."},{"family":"Morgan","given":"G. Scott"}],"issued":{"date-parts":[["2022"]]}}}],"schema":"https://github.com/citation-style-language/schema/raw/master/csl-citation.json"} </w:instrText>
      </w:r>
      <w:r w:rsidR="008E17C3" w:rsidRPr="00753F1A">
        <w:fldChar w:fldCharType="separate"/>
      </w:r>
      <w:r w:rsidR="008E17C3" w:rsidRPr="00753F1A">
        <w:rPr>
          <w:noProof/>
        </w:rPr>
        <w:t>(Brandt &amp; Morgan, 2022)</w:t>
      </w:r>
      <w:r w:rsidR="008E17C3" w:rsidRPr="00753F1A">
        <w:fldChar w:fldCharType="end"/>
      </w:r>
      <w:r w:rsidR="008E17C3" w:rsidRPr="00753F1A">
        <w:t xml:space="preserve">. Practically, this means that these studies </w:t>
      </w:r>
      <w:r w:rsidR="00F57F39" w:rsidRPr="00753F1A">
        <w:t>estimate</w:t>
      </w:r>
      <w:r w:rsidR="008E17C3" w:rsidRPr="00753F1A">
        <w:t xml:space="preserve"> a single network model, whose parameters represent the average values found in the sample. Thus, when addressed with this approach, belief systems are societal rather than individual-level constructs </w:t>
      </w:r>
      <w:r w:rsidR="008E17C3" w:rsidRPr="00753F1A">
        <w:fldChar w:fldCharType="begin"/>
      </w:r>
      <w:r w:rsidR="008E17C3" w:rsidRPr="00753F1A">
        <w:instrText xml:space="preserve"> ADDIN ZOTERO_ITEM CSL_CITATION {"citationID":"OnbvNyYl","properties":{"formattedCitation":"(Martin, 2000)","plainCitation":"(Martin, 2000)","noteIndex":0},"citationItems":[{"id":1083,"uris":["http://zotero.org/users/10425122/items/7GS686V5"],"itemData":{"id":1083,"type":"article-journal","container-title":"Poetics","DOI":"10.1016/S0304-422X(00)00010-3","ISSN":"0304422X","issue":"1","journalAbbreviation":"Poetics","language":"en","page":"5-20","source":"DOI.org (Crossref)","title":"The relation of aggregate statistics on beliefs to culture and cognition","volume":"28","author":[{"family":"Martin","given":"John Levi"}],"issued":{"date-parts":[["2000",10]]}}}],"schema":"https://github.com/citation-style-language/schema/raw/master/csl-citation.json"} </w:instrText>
      </w:r>
      <w:r w:rsidR="008E17C3" w:rsidRPr="00753F1A">
        <w:fldChar w:fldCharType="separate"/>
      </w:r>
      <w:r w:rsidR="008E17C3" w:rsidRPr="00753F1A">
        <w:rPr>
          <w:noProof/>
        </w:rPr>
        <w:t>(Martin, 2000)</w:t>
      </w:r>
      <w:r w:rsidR="008E17C3" w:rsidRPr="00753F1A">
        <w:fldChar w:fldCharType="end"/>
      </w:r>
      <w:r w:rsidR="008E17C3" w:rsidRPr="00753F1A">
        <w:t xml:space="preserve">. </w:t>
      </w:r>
      <w:r w:rsidR="00F57F39" w:rsidRPr="00753F1A">
        <w:t>Finally, t</w:t>
      </w:r>
      <w:r w:rsidR="008E17C3" w:rsidRPr="00753F1A">
        <w:t xml:space="preserve">he </w:t>
      </w:r>
      <w:r w:rsidR="00F82B67" w:rsidRPr="00753F1A">
        <w:t>theoretical argument</w:t>
      </w:r>
      <w:r w:rsidR="008E17C3" w:rsidRPr="00753F1A">
        <w:t xml:space="preserve"> </w:t>
      </w:r>
      <w:r w:rsidR="00F82B67" w:rsidRPr="00753F1A">
        <w:t xml:space="preserve">that attitudes causally interact -which is admittedly evident in the acronym of the CAN model- </w:t>
      </w:r>
      <w:r w:rsidR="00F57F39" w:rsidRPr="00753F1A">
        <w:t>can</w:t>
      </w:r>
      <w:r w:rsidR="00F82B67" w:rsidRPr="00753F1A">
        <w:t xml:space="preserve"> not be </w:t>
      </w:r>
      <w:r w:rsidR="00F800DA" w:rsidRPr="00753F1A">
        <w:t>extended to</w:t>
      </w:r>
      <w:r w:rsidR="00F82B67" w:rsidRPr="00753F1A">
        <w:t xml:space="preserve"> the </w:t>
      </w:r>
      <w:r w:rsidR="00F800DA" w:rsidRPr="00753F1A">
        <w:t xml:space="preserve">interpretation of findings produced by </w:t>
      </w:r>
      <w:r w:rsidR="00F82B67" w:rsidRPr="00753F1A">
        <w:t xml:space="preserve">empirical work applying network models to cross-sectional data. Indeed, </w:t>
      </w:r>
      <w:r w:rsidR="00F57F39" w:rsidRPr="00753F1A">
        <w:t>this estimation strategy</w:t>
      </w:r>
      <w:r w:rsidR="00F800DA" w:rsidRPr="00753F1A">
        <w:t xml:space="preserve"> </w:t>
      </w:r>
      <w:r w:rsidR="00F82B67" w:rsidRPr="00753F1A">
        <w:t>output</w:t>
      </w:r>
      <w:r w:rsidR="00F800DA" w:rsidRPr="00753F1A">
        <w:t>s an</w:t>
      </w:r>
      <w:r w:rsidR="00F82B67" w:rsidRPr="00753F1A">
        <w:t xml:space="preserve"> undirected network </w:t>
      </w:r>
      <w:r w:rsidR="00F57F39" w:rsidRPr="00753F1A">
        <w:t>where item associations are symmetrical</w:t>
      </w:r>
      <w:r w:rsidR="00F82B67" w:rsidRPr="00753F1A">
        <w:t xml:space="preserve">, thus being inadequate to </w:t>
      </w:r>
      <w:r w:rsidR="00F800DA" w:rsidRPr="00753F1A">
        <w:t>model</w:t>
      </w:r>
      <w:r w:rsidR="00F82B67" w:rsidRPr="00753F1A">
        <w:t xml:space="preserve"> causality </w:t>
      </w:r>
      <w:r w:rsidR="00F82B67" w:rsidRPr="00753F1A">
        <w:fldChar w:fldCharType="begin"/>
      </w:r>
      <w:r w:rsidR="00F82B67" w:rsidRPr="00753F1A">
        <w:instrText xml:space="preserve"> ADDIN ZOTERO_ITEM CSL_CITATION {"citationID":"q7BQOMb5","properties":{"formattedCitation":"(Neal et al., 2022)","plainCitation":"(Neal et al., 2022)","noteIndex":0},"citationItems":[{"id":1432,"uris":["http://zotero.org/groups/5379819/items/JCXU9LHF"],"itemData":{"id":1432,"type":"article-journal","container-title":"Nature Reviews Methods Primers","DOI":"10.1038/s43586-022-00177-9","ISSN":"2662-8449","issue":"1","journalAbbreviation":"Nat Rev Methods Primers","language":"en","page":"90","source":"DOI.org (Crossref)","title":"Critiques of network analysis of multivariate data in psychological science","volume":"2","author":[{"family":"Neal","given":"Zachary P."},{"family":"Forbes","given":"Miriam K."},{"family":"Neal","given":"Jennifer Watling"},{"family":"Brusco","given":"Michael J."},{"family":"Krueger","given":"Robert"},{"family":"Markon","given":"Kristian"},{"family":"Steinley","given":"Douglas"},{"family":"Wasserman","given":"Stanley"},{"family":"Wright","given":"Aiden G. C."}],"issued":{"date-parts":[["2022",11,8]]}}}],"schema":"https://github.com/citation-style-language/schema/raw/master/csl-citation.json"} </w:instrText>
      </w:r>
      <w:r w:rsidR="00F82B67" w:rsidRPr="00753F1A">
        <w:fldChar w:fldCharType="separate"/>
      </w:r>
      <w:r w:rsidR="00F82B67" w:rsidRPr="00753F1A">
        <w:rPr>
          <w:noProof/>
        </w:rPr>
        <w:t>(Neal et al., 2022)</w:t>
      </w:r>
      <w:r w:rsidR="00F82B67" w:rsidRPr="00753F1A">
        <w:fldChar w:fldCharType="end"/>
      </w:r>
      <w:r w:rsidR="00F82B67" w:rsidRPr="00753F1A">
        <w:t>.</w:t>
      </w:r>
    </w:p>
    <w:p w14:paraId="33661865" w14:textId="77777777" w:rsidR="006808BE" w:rsidRPr="00753F1A" w:rsidRDefault="006808BE" w:rsidP="002D19BE"/>
    <w:p w14:paraId="64927009" w14:textId="13289576" w:rsidR="007E7B00" w:rsidRPr="00753F1A" w:rsidRDefault="00BE4F34" w:rsidP="00BE4F34">
      <w:pPr>
        <w:pStyle w:val="Heading2"/>
      </w:pPr>
      <w:r w:rsidRPr="00753F1A">
        <w:t>2.3 Research hypotheses</w:t>
      </w:r>
    </w:p>
    <w:p w14:paraId="70F8D3C9" w14:textId="7AB9C69D" w:rsidR="00F82B67" w:rsidRPr="00753F1A" w:rsidRDefault="0028488B" w:rsidP="00BC14B5">
      <w:r w:rsidRPr="00753F1A">
        <w:t xml:space="preserve">This section reviews empirical applications of network approaches to public attitudes and motivates research hypotheses. Attitudes </w:t>
      </w:r>
      <w:r w:rsidR="00A72E2D" w:rsidRPr="00753F1A">
        <w:t>are envisioned</w:t>
      </w:r>
      <w:r w:rsidRPr="00753F1A">
        <w:t xml:space="preserve"> as networks of evaluations of attitude objects. During </w:t>
      </w:r>
      <w:r w:rsidRPr="00753F1A">
        <w:lastRenderedPageBreak/>
        <w:t xml:space="preserve">their formation, some nodes </w:t>
      </w:r>
      <w:r w:rsidR="00A72E2D" w:rsidRPr="00753F1A">
        <w:t>accumulate</w:t>
      </w:r>
      <w:r w:rsidRPr="00753F1A">
        <w:t xml:space="preserve"> more connections</w:t>
      </w:r>
      <w:r w:rsidR="00C55595" w:rsidRPr="00753F1A">
        <w:t>,</w:t>
      </w:r>
      <w:r w:rsidRPr="00753F1A">
        <w:t xml:space="preserve"> bridging between different areas of the network </w:t>
      </w:r>
      <w:r w:rsidR="00C55595" w:rsidRPr="00753F1A">
        <w:t xml:space="preserve">and </w:t>
      </w:r>
      <w:r w:rsidRPr="00753F1A">
        <w:t>increasing its connectivity.</w:t>
      </w:r>
      <w:r w:rsidR="00A72E2D" w:rsidRPr="00753F1A">
        <w:t xml:space="preserve"> N</w:t>
      </w:r>
      <w:r w:rsidRPr="00753F1A">
        <w:t>etwork</w:t>
      </w:r>
      <w:r w:rsidR="00C55595" w:rsidRPr="00753F1A">
        <w:t>s of attitudes</w:t>
      </w:r>
      <w:r w:rsidRPr="00753F1A">
        <w:t xml:space="preserve"> are </w:t>
      </w:r>
      <w:r w:rsidR="00C55595" w:rsidRPr="00753F1A">
        <w:t>clustered</w:t>
      </w:r>
      <w:r w:rsidRPr="00753F1A">
        <w:t xml:space="preserve">, </w:t>
      </w:r>
      <w:r w:rsidR="00A72E2D" w:rsidRPr="00753F1A">
        <w:t>to reconcile the need for both accuracy and consistency, resembling small-world networks</w:t>
      </w:r>
      <w:r w:rsidRPr="00753F1A">
        <w:t xml:space="preserve"> </w:t>
      </w:r>
      <w:r w:rsidRPr="00753F1A">
        <w:fldChar w:fldCharType="begin"/>
      </w:r>
      <w:r w:rsidRPr="00753F1A">
        <w:instrText xml:space="preserve"> ADDIN ZOTERO_ITEM CSL_CITATION {"citationID":"ZsdFdmZL","properties":{"formattedCitation":"(Watts &amp; Strogatz, 1998)","plainCitation":"(Watts &amp; Strogatz, 1998)","noteIndex":0},"citationItems":[{"id":1362,"uris":["http://zotero.org/groups/5379819/items/879MBW8M"],"itemData":{"id":1362,"type":"article-journal","abstract":"Networks of coupled dynamical systems have been used to model biological oscillators1,2,3,4, Josephson junction arrays5,6, excitable media7, neural networks8,9,10, spatial games11, genetic control networks12 and many other self-organizing systems. Ordinarily, the connection topology is assumed to be either completely regular or completely random. But many biological, technological and social networks lie somewhere between these two extremes. Here we explore simple models of networks that can be tuned through this middle ground: regular networks ‘rewired’ to introduce increasing amounts of disorder. We find that these systems can be highly clustered, like regular lattices, yet have small characteristic path lengths, like random graphs. We call them ‘small-world’ networks, by analogy with the small-world phenomenon13,14 (popularly known as six degrees of separation15). The neural network of the worm Caenorhabditis elegans, the power grid of the western United States, and the collaboration graph of film actors are shown to be small-world networks. Models of dynamical systems with small-world coupling display enhanced signal-propagation speed, computational power, and synchronizability. In particular, infectious diseases spread more easily in small-world networks than in regular lattices.","container-title":"Nature","DOI":"10.1038/30918","ISSN":"0028-0836","issue":"6684","note":"PMID: 9623998","page":"440–442","title":"Collective dynamics of ‘small-world’ networks","volume":"393","author":[{"family":"Watts","given":"Duncan J."},{"family":"Strogatz","given":"Steven H."}],"issued":{"date-parts":[["1998"]]}}}],"schema":"https://github.com/citation-style-language/schema/raw/master/csl-citation.json"} </w:instrText>
      </w:r>
      <w:r w:rsidRPr="00753F1A">
        <w:fldChar w:fldCharType="separate"/>
      </w:r>
      <w:r w:rsidRPr="00753F1A">
        <w:rPr>
          <w:noProof/>
        </w:rPr>
        <w:t>(Watts &amp; Strogatz, 1998)</w:t>
      </w:r>
      <w:r w:rsidRPr="00753F1A">
        <w:fldChar w:fldCharType="end"/>
      </w:r>
      <w:r w:rsidRPr="00753F1A">
        <w:t xml:space="preserve">. </w:t>
      </w:r>
      <w:r w:rsidR="00A72E2D" w:rsidRPr="00753F1A">
        <w:t xml:space="preserve">Studies have validated the small-world properties in various contexts, such as </w:t>
      </w:r>
      <w:r w:rsidRPr="00753F1A">
        <w:t>attitude</w:t>
      </w:r>
      <w:r w:rsidR="0097755A" w:rsidRPr="00753F1A">
        <w:t>s</w:t>
      </w:r>
      <w:r w:rsidRPr="00753F1A">
        <w:t xml:space="preserve"> </w:t>
      </w:r>
      <w:r w:rsidR="00E62E95" w:rsidRPr="00753F1A">
        <w:t>toward</w:t>
      </w:r>
      <w:r w:rsidRPr="00753F1A">
        <w:t xml:space="preserve"> political candidates </w:t>
      </w:r>
      <w:r w:rsidR="0097755A" w:rsidRPr="00753F1A">
        <w:fldChar w:fldCharType="begin"/>
      </w:r>
      <w:r w:rsidR="0097755A" w:rsidRPr="00753F1A">
        <w:instrText xml:space="preserve"> ADDIN ZOTERO_ITEM CSL_CITATION {"citationID":"4TTAZ3VB","properties":{"formattedCitation":"(Dalege, Borsboom, Harreveld, &amp; Maas, 2017; Dalege, Borsboom, Harreveld, Waldorp, et al., 2017; Dalege et al., 2016)","plainCitation":"(Dalege, Borsboom, Harreveld, &amp; Maas, 2017; Dalege, Borsboom, Harreveld, Waldorp, et al., 2017; Dalege et al., 2016)","noteIndex":0},"citationItems":[{"id":1271,"uris":["http://zotero.org/groups/5379819/items/596QF49S"],"itemData":{"id":1271,"type":"article-journal","abstract":"In this article, we provide a brief tutorial on the estimation, analysis, and simulation on attitude networks using the programming language R. We first discuss what a network is and subsequently show how one can estimate a regularized network on typical attitude data. For this, we use open-access data on the attitudes toward Barack Obama during the 2012 American presidential election. Second, we show how one can calculate standard network measures such as community structure, centrality, and connectivity on this estimated attitude network. Third, we show how one can simulate from an estimated attitude network to derive predictions from attitude networks. By this, we highlight that network theory provides a framework for both testing and developing formalized hypotheses on attitudes and related core social psychological constructs.","container-title":"Social Psychological and Personality Science","DOI":"10.1177/1948550617709827","ISSN":"1948-5506","issue":"5","language":"en","page":"528–537","title":"Network Analysis on Attitudes: A Brief Tutorial","title-short":"Network Analysis on Attitudes","volume":"8","author":[{"family":"Dalege","given":"Jonas"},{"family":"Borsboom","given":"Denny"},{"family":"Harreveld","given":"Frenk","dropping-particle":"van"},{"family":"Maas","given":"Han L. J.","dropping-particle":"van der"}],"issued":{"date-parts":[["2017",7]]}}},{"id":1029,"uris":["http://zotero.org/users/10425122/items/B2RXGVDK"],"itemData":{"id":1029,"type":"article-journal","abstract":"Attitudes can have a profound impact on socially relevant behaviours, such as voting. However, this effect is not uniform across situations or individuals, and it is at present difficult to predict whether attitudes will predict behaviour in any given circumstance. Using a network model, we demonstrate that (a) more strongly connected attitude networks have a stronger impact on behaviour, and (b) within any given attitude network, the most central attitude elements have the strongest impact. We test these hypotheses using data on voting and attitudes toward presidential candidates in the US presidential elections from 1980 to 2012. These analyses confirm that the predictive value of attitude networks depends almost entirely on their level of connectivity, with more central attitude elements having stronger impact. The impact of attitudes on voting behaviour can thus be reliably determined before elections take place by using network analyses.","container-title":"Scientific Reports","DOI":"10.1038/s41598-017-05048-y","issue":"1","note":"_eprint: 1704.00910\nPMID: 28687776\nPMCID: PMC5501836","page":"4909","title":"Network Structure Explains the Impact of Attitudes on Voting Decisions","volume":"7","author":[{"family":"Dalege","given":"Jonas"},{"family":"Borsboom","given":"Denny"},{"family":"Harreveld","given":"Frenk","dropping-particle":"van"},{"family":"Waldorp","given":"Lourens J."},{"family":"Maas","given":"Han L. J.","dropping-particle":"van der"}],"issued":{"date-parts":[["2017"]]}}},{"id":1267,"uris":["http://zotero.org/groups/5379819/items/EJNI9S9Y"],"itemData":{"id":1267,"type":"article-journal","abstract":"This article introduces the Causal Attitude Network (CAN) model, which conceptualizes attitudes as networks consisting of evaluative reactions and interactions between these reactions. Relevant evaluative reactions include beliefs, feelings, and behaviors toward the attitude object. Interactions between these reactions arise through direct causal influences (e.g., the belief that snakes are dangerous causes fear of snakes) and mechanisms that support evaluative consistency between related contents of evaluative reactions (e.g., people tend to align their belief that snakes are useful with their belief that snakes help maintain ecological balance). In the CAN model, the structure of attitude networks conforms to a small-world structure: evaluative reactions that are similar to each other form tight clusters, which are connected by a sparser set of “shortcuts” between them. We argue that the CAN model provides a realistic formalized measurement model of attitudes and therefore fills a crucial gap in the attitude literature. Furthermore, the CAN model provides testable predictions for the structure of attitudes and how they develop, remain stable, and change over time. Attitude strength is conceptualized in terms of the connectivity of attitude networks and we show that this provides a parsimonious account of the differences between strong and weak attitudes. We discuss the CAN model in relation to possible extensions, implication for the assessment of attitudes, and possibilities for further study.","container-title":"Psychological Review","DOI":"10.1037/a0039802","ISSN":"1939-1471","issue":"1","language":"en","page":"2–22","title":"Toward a formalized account of attitudes: The Causal Attitude Network (CAN) model.","title-short":"Toward a formalized account of attitudes","volume":"123","author":[{"family":"Dalege","given":"Jonas"},{"family":"Borsboom","given":"Denny"},{"family":"Harreveld","given":"Frenk","dropping-particle":"van"},{"family":"Berg","given":"Helma","dropping-particle":"van den"},{"family":"Conner","given":"Mark"},{"family":"Maas","given":"Han L. J.","dropping-particle":"van der"}],"issued":{"date-parts":[["2016",1]]}}}],"schema":"https://github.com/citation-style-language/schema/raw/master/csl-citation.json"} </w:instrText>
      </w:r>
      <w:r w:rsidR="0097755A" w:rsidRPr="00753F1A">
        <w:fldChar w:fldCharType="separate"/>
      </w:r>
      <w:r w:rsidR="0097755A" w:rsidRPr="00753F1A">
        <w:rPr>
          <w:noProof/>
        </w:rPr>
        <w:t>(Dalege, Borsboom, Harreveld, &amp; Maas, 2017; Dalege, Borsboom, Harreveld, Waldorp, et al., 2017; Dalege et al., 2016)</w:t>
      </w:r>
      <w:r w:rsidR="0097755A" w:rsidRPr="00753F1A">
        <w:fldChar w:fldCharType="end"/>
      </w:r>
      <w:r w:rsidRPr="00753F1A">
        <w:t xml:space="preserve"> post-national citizenship identities</w:t>
      </w:r>
      <w:r w:rsidR="0097755A" w:rsidRPr="00753F1A">
        <w:t xml:space="preserve"> </w:t>
      </w:r>
      <w:r w:rsidR="0097755A" w:rsidRPr="00753F1A">
        <w:fldChar w:fldCharType="begin"/>
      </w:r>
      <w:r w:rsidR="0097755A" w:rsidRPr="00753F1A">
        <w:instrText xml:space="preserve"> ADDIN ZOTERO_ITEM CSL_CITATION {"citationID":"ucYnQMhz","properties":{"formattedCitation":"(Schlicht-Schm\\uc0\\u228{}lzle et al., 2018)","plainCitation":"(Schlicht-Schmälzle et al., 2018)","noteIndex":0},"citationItems":[{"id":1245,"uris":["http://zotero.org/groups/5373452/items/XMXPSA23"],"itemData":{"id":1245,"type":"article-journal","abstract":"How are evaluative reactions pertaining post-national citizenship identities interrelated and what are the potential mechanisms how post-national identities evolve? Previous efforts to operationalize and measure post-national citizenship identities leave it open how people’s stances on different issues are related and suffer from a variety of theoretical and methodological shortcomings regarding the nature of political attitudes and ideologies. A recently proposed approach conceptualizes ideologies as networks of causally connected evaluative reactions to individual issues. Individual evaluative reactions form the nodes in a network model, and these nodes can influence each other via linked edges, thereby giving rise to a dynamic thoughts system of networked political and identity-related views. To examine this system at large, we apply network analysis to data from the European Values Study. Specifically, we investigate 33 evaluative reactions regarding national and supra-national identity, diversity, global empathy, global environmentalism, immigration, and supra-national politics. The results reveal a strongly connected network of citizenship identity-related attitudes. A community analysis reveals larger clusters of strongly related evaluative reactions, which are connected via bridges and hub nodes. Centrality analysis identifies evaluative reactions that are strategically positioned in the network, and network simulations indicate that persuasion attempts targeted at such nodes have greater potential to influence the larger citizenship identity than changes of more peripheral attitude nodes. We lastly show that socio-demographic characteristics are not only associated with the overall level of post-national citizenship, but also with the network structure, suggesting that these structural differences can affect the network function as people develop national or post-national citizenship identities, or respond to external events. These results provide new insights into the structure of post-national identities and the mechanism how post-national identities might evolve. We end with a discussion of future opportunities to study networked attitudes in the context of civic and citizenship education.","container-title":"PLoS ONE","DOI":"10.1371/journal.pone.0208241","issue":"12","note":"PMID: 30507967\nPMCID: PMC6277102","page":"e0208241","title":"An attitude network analysis of post-national citizenship identities","volume":"13","author":[{"family":"Schlicht-Schmälzle","given":"Raphaela"},{"family":"Chykina","given":"Volha"},{"family":"Schmälzle","given":"Ralf"}],"issued":{"date-parts":[["2018"]]}}}],"schema":"https://github.com/citation-style-language/schema/raw/master/csl-citation.json"} </w:instrText>
      </w:r>
      <w:r w:rsidR="0097755A" w:rsidRPr="00753F1A">
        <w:fldChar w:fldCharType="separate"/>
      </w:r>
      <w:r w:rsidR="0097755A" w:rsidRPr="00753F1A">
        <w:rPr>
          <w:kern w:val="0"/>
        </w:rPr>
        <w:t>(Schlicht-Schmälzle et al., 2018)</w:t>
      </w:r>
      <w:r w:rsidR="0097755A" w:rsidRPr="00753F1A">
        <w:fldChar w:fldCharType="end"/>
      </w:r>
      <w:r w:rsidRPr="00753F1A">
        <w:t>, job satisfaction</w:t>
      </w:r>
      <w:r w:rsidR="0097755A" w:rsidRPr="00753F1A">
        <w:t xml:space="preserve"> </w:t>
      </w:r>
      <w:r w:rsidR="0097755A" w:rsidRPr="00753F1A">
        <w:fldChar w:fldCharType="begin"/>
      </w:r>
      <w:r w:rsidR="0097755A" w:rsidRPr="00753F1A">
        <w:instrText xml:space="preserve"> ADDIN ZOTERO_ITEM CSL_CITATION {"citationID":"ibuEUhrA","properties":{"formattedCitation":"(Carter et al., 2020)","plainCitation":"(Carter et al., 2020)","noteIndex":0},"citationItems":[{"id":1244,"uris":["http://zotero.org/groups/5373452/items/4QHKPMG9"],"itemData":{"id":1244,"type":"article-journal","abstract":"Job satisfaction researchers typically assume a tripartite model, suggesting evaluations of the job are explained by latent cognitive and affective factors. However, in the attitudes literature, connectionist theorists view attitudes as emergent structures resulting from the mutually reinforcing causal force of interacting cognitive evaluations. Recently, the causal attitudes network (CAN; Dalege et al., 2016) model was proposed as an integration of both these perspectives with network theory. Here, we describe the CAN model and its implications for understanding job satisfaction. We extend the existing literature by drawing from both attitude and network theory. Using multiple data sets and measures of job satisfaction, we test these ideas empirically. First, drawing on the functional approach to attitudes, we show the instrumental-symbolic distinction in attitude objects is evident in job satisfaction networks. Specifically, networks for more instrumental features (e.g., pay) show stable, high connectivity and form a single cluster, whereas networks regarding symbolic features (e.g., supervisor) increase in connectivity with exposure (i.e., job tenure) and form clusters based on valence and cognitive-affective distinction. We show these distinctions result in “small-world” networks for symbolic features wherein affective reactions are more central than cognitive reactions, consistent with the affective primacy hypothesis. We show the practical advantage of CAN by demonstrating in longitudinal data that items with high centrality are more likely to affect change throughout the attitude network, and that network models are better able to predict future voluntary turnover compared with structural equation models. Implications of this exciting new model for research and practice are discussed.","container-title":"Journal of Applied Psychology","DOI":"10.1037/apl0000469","ISSN":"0021-9010","issue":"9","note":"PMID: 31855030","page":"959–993","title":"Understanding Job Satisfaction in the Causal Attitude Network (CAN) Model","volume":"105","author":[{"family":"Carter","given":"Nathan T."},{"family":"Lowery","given":"Megan R."},{"family":"Smith","given":"Rachel Williamson"},{"family":"Conley","given":"Katelyn M."},{"family":"Harris","given":"Alexandra M."},{"family":"Listyg","given":"Benjamin"},{"family":"Maupin","given":"Cynthia K."},{"family":"King","given":"Rachel T."},{"family":"Carter","given":"Dorothy R."}],"issued":{"date-parts":[["2020"]]}}}],"schema":"https://github.com/citation-style-language/schema/raw/master/csl-citation.json"} </w:instrText>
      </w:r>
      <w:r w:rsidR="0097755A" w:rsidRPr="00753F1A">
        <w:fldChar w:fldCharType="separate"/>
      </w:r>
      <w:r w:rsidR="0097755A" w:rsidRPr="00753F1A">
        <w:rPr>
          <w:noProof/>
        </w:rPr>
        <w:t>(Carter et al., 2020)</w:t>
      </w:r>
      <w:r w:rsidR="0097755A" w:rsidRPr="00753F1A">
        <w:fldChar w:fldCharType="end"/>
      </w:r>
      <w:r w:rsidRPr="00753F1A">
        <w:t>, bio-based plastic</w:t>
      </w:r>
      <w:r w:rsidR="0097755A" w:rsidRPr="00753F1A">
        <w:t xml:space="preserve"> </w:t>
      </w:r>
      <w:r w:rsidR="0097755A" w:rsidRPr="00753F1A">
        <w:fldChar w:fldCharType="begin"/>
      </w:r>
      <w:r w:rsidR="0097755A" w:rsidRPr="00753F1A">
        <w:instrText xml:space="preserve"> ADDIN ZOTERO_ITEM CSL_CITATION {"citationID":"7hgLh8g1","properties":{"formattedCitation":"(Zwicker et al., 2020)","plainCitation":"(Zwicker et al., 2020)","noteIndex":0},"citationItems":[{"id":1290,"uris":["http://zotero.org/groups/5379819/items/9CRJWQ7M"],"itemData":{"id":1290,"type":"article-journal","abstract":"In a time of rapid climate change, understanding what may encourage sustainable consumer behaviour is a vital but diﬃcult challenge. Using an attitude network approach, we investigated which associations people have towards conventional and bio-based plastic in order to develop an empirically-based approach to initiate attitude- and behaviour change. With a qualitative study (N = 97), we distilled 25 evaluative reactions (i.e. beliefs, emotions, and behaviours) that encompass people's attitudes towards using (bio-based) plastic. These reactions were used to create a new scale, which was subsequently tested among 508 online participants. The resulting data was then used to build a network displaying relationships between participants' evaluative reactions regarding plastic use. Analyses of this network indicated that guilt was most strongly connected to people's willingness to pay more for bio-based plastic products. Based on this, we conducted another study (N = 285) in which we experimentally manipulated guilt (general guilt, personal guilt, and control condition) to determine its eﬀects on people's willingness to pay for a sustainable cause. Results indicate that manipulating guilt can lead participants to donate more to a sustainable cause. This eﬀect was fully mediated by self-reported guilt. Determining which factors inﬂuence consumers to change their buying behaviour towards sustainability is the ﬁrst step in creating a demand for more sustainable products amongst the public and investors.","container-title":"Journal of Environmental Psychology","DOI":"10.1016/j.jenvp.2020.101433","ISSN":"02724944","language":"en","page":"101433","title":"Applying an attitude network approach to consumer behaviour towards plastic","volume":"69","author":[{"family":"Zwicker","given":"Maria V."},{"family":"Nohlen","given":"Hannah U."},{"family":"Dalege","given":"Jonas"},{"family":"Gruter","given":"Gert-Jan M."},{"family":"Harreveld","given":"Frenk","dropping-particle":"van"}],"issued":{"date-parts":[["2020",6]]}}}],"schema":"https://github.com/citation-style-language/schema/raw/master/csl-citation.json"} </w:instrText>
      </w:r>
      <w:r w:rsidR="0097755A" w:rsidRPr="00753F1A">
        <w:fldChar w:fldCharType="separate"/>
      </w:r>
      <w:r w:rsidR="0097755A" w:rsidRPr="00753F1A">
        <w:rPr>
          <w:noProof/>
        </w:rPr>
        <w:t>(Zwicker et al., 2020)</w:t>
      </w:r>
      <w:r w:rsidR="0097755A" w:rsidRPr="00753F1A">
        <w:fldChar w:fldCharType="end"/>
      </w:r>
      <w:r w:rsidR="0097755A" w:rsidRPr="00753F1A">
        <w:t xml:space="preserve">, and of political values </w:t>
      </w:r>
      <w:r w:rsidR="0097755A" w:rsidRPr="00753F1A">
        <w:fldChar w:fldCharType="begin"/>
      </w:r>
      <w:r w:rsidR="0097755A" w:rsidRPr="00753F1A">
        <w:instrText xml:space="preserve"> ADDIN ZOTERO_ITEM CSL_CITATION {"citationID":"P0NEObJD","properties":{"formattedCitation":"(Turner-Zwinkels et al., 2020)","plainCitation":"(Turner-Zwinkels et al., 2020)","noteIndex":0},"citationItems":[{"id":1241,"uris":["http://zotero.org/groups/5373452/items/JE2FSQWM"],"itemData":{"id":1241,"type":"article-journal","abstract":"We use network psychometrics to map a subsection of moral belief systems predicted by moral foundations theory (MFT). This approach conceptualizes moral systems as networks, with moral beliefs represented as nodes connected by direct relations. As such, it advances a novel test of MFT’s claim that liberals and conservatives have different systems of foundational moral values, which we test in three large datasets (NSample1 = 854; NSample2 = 679; NSample3 = 2,572), from two countries (the United States and New Zealand). Results supported our first hypothesis that liberals’ moral systems show more segregation between individualizing and binding foundations than conservatives. Results showed only weak support for our second hypothesis, that this pattern would be more typical of higher educated than less educated liberals/conservatives. Findings support a systems approach to MFT and show the value of modeling moral belief systems as networks.","container-title":"Personality and Social Psychology Bulletin","DOI":"10.1177/0146167220916070","ISSN":"0146-1672","issue":"2","note":"PMID: 32452297\nPMCID: PMC8164548","page":"167–184","title":"Conservatives’ Moral Foundations Are More Densely Connected Than Liberals’ Moral Foundations","volume":"47","author":[{"family":"Turner-Zwinkels","given":"Felicity M."},{"family":"Johnson","given":"Branden B."},{"family":"Sibley","given":"Chris G."},{"family":"Brandt","given":"Mark J."}],"issued":{"date-parts":[["2020"]]}}}],"schema":"https://github.com/citation-style-language/schema/raw/master/csl-citation.json"} </w:instrText>
      </w:r>
      <w:r w:rsidR="0097755A" w:rsidRPr="00753F1A">
        <w:fldChar w:fldCharType="separate"/>
      </w:r>
      <w:r w:rsidR="0097755A" w:rsidRPr="00753F1A">
        <w:rPr>
          <w:noProof/>
        </w:rPr>
        <w:t>(Turner-Zwinkels et al., 2020)</w:t>
      </w:r>
      <w:r w:rsidR="0097755A" w:rsidRPr="00753F1A">
        <w:fldChar w:fldCharType="end"/>
      </w:r>
      <w:r w:rsidRPr="00753F1A">
        <w:t xml:space="preserve">. </w:t>
      </w:r>
      <w:r w:rsidR="0097755A" w:rsidRPr="00753F1A">
        <w:t xml:space="preserve">More relevantly, a recent contribution has investigated the belief system encompassing attitudes </w:t>
      </w:r>
      <w:r w:rsidR="00E62E95" w:rsidRPr="00753F1A">
        <w:t>toward</w:t>
      </w:r>
      <w:r w:rsidR="0097755A" w:rsidRPr="00753F1A">
        <w:t xml:space="preserve"> inequality, redistribution, taxation</w:t>
      </w:r>
      <w:r w:rsidR="00C75C0B" w:rsidRPr="00753F1A">
        <w:t xml:space="preserve">, and </w:t>
      </w:r>
      <w:r w:rsidR="004B6A10">
        <w:t>wages</w:t>
      </w:r>
      <w:r w:rsidR="0097755A" w:rsidRPr="00753F1A">
        <w:t xml:space="preserve"> in a drastically unequal context such as Chile </w:t>
      </w:r>
      <w:r w:rsidR="0097755A" w:rsidRPr="00753F1A">
        <w:fldChar w:fldCharType="begin"/>
      </w:r>
      <w:r w:rsidR="0097755A" w:rsidRPr="00753F1A">
        <w:instrText xml:space="preserve"> ADDIN ZOTERO_ITEM CSL_CITATION {"citationID":"ENtLUWT7","properties":{"formattedCitation":"(Franetovic &amp; Bertero, 2023)","plainCitation":"(Franetovic &amp; Bertero, 2023)","noteIndex":0},"citationItems":[{"id":1354,"uris":["http://zotero.org/groups/5379819/items/FGW2FQRH"],"itemData":{"id":1354,"type":"article-journal","abstract":"This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schema":"https://github.com/citation-style-language/schema/raw/master/csl-citation.json"} </w:instrText>
      </w:r>
      <w:r w:rsidR="0097755A" w:rsidRPr="00753F1A">
        <w:fldChar w:fldCharType="separate"/>
      </w:r>
      <w:r w:rsidR="0097755A" w:rsidRPr="00753F1A">
        <w:rPr>
          <w:noProof/>
        </w:rPr>
        <w:t>(Franetovic &amp; Bertero, 2023)</w:t>
      </w:r>
      <w:r w:rsidR="0097755A" w:rsidRPr="00753F1A">
        <w:fldChar w:fldCharType="end"/>
      </w:r>
      <w:r w:rsidR="0097755A" w:rsidRPr="00753F1A">
        <w:t xml:space="preserve">. Results confirm evaluations of these phenomena are organized in a single network of attitudes, which </w:t>
      </w:r>
      <w:r w:rsidR="00A72E2D" w:rsidRPr="00753F1A">
        <w:t xml:space="preserve">has a </w:t>
      </w:r>
      <w:r w:rsidR="0097755A" w:rsidRPr="00753F1A">
        <w:t xml:space="preserve">small-world structure. Thus, this article investigates whether perceptions, </w:t>
      </w:r>
      <w:r w:rsidR="00C75C0B" w:rsidRPr="00753F1A">
        <w:t xml:space="preserve">beliefs, </w:t>
      </w:r>
      <w:r w:rsidR="0097755A" w:rsidRPr="00753F1A">
        <w:t xml:space="preserve">and judgments </w:t>
      </w:r>
      <w:r w:rsidR="00A72E2D" w:rsidRPr="00753F1A">
        <w:t xml:space="preserve">on these topics </w:t>
      </w:r>
      <w:r w:rsidR="0097755A" w:rsidRPr="00753F1A">
        <w:t>are reunited in a belief system in the U.S., and hypothesizes:</w:t>
      </w:r>
    </w:p>
    <w:p w14:paraId="72B648B4" w14:textId="77777777" w:rsidR="00BC14B5" w:rsidRPr="00753F1A" w:rsidRDefault="00BC14B5" w:rsidP="00822482">
      <w:pPr>
        <w:rPr>
          <w:highlight w:val="green"/>
        </w:rPr>
      </w:pPr>
    </w:p>
    <w:p w14:paraId="185F8509" w14:textId="28E7032F" w:rsidR="00822482" w:rsidRPr="00753F1A" w:rsidRDefault="00822482" w:rsidP="00822482">
      <w:r w:rsidRPr="00753F1A">
        <w:t xml:space="preserve">H1: </w:t>
      </w:r>
      <w:r w:rsidR="009D495C" w:rsidRPr="00753F1A">
        <w:t>T</w:t>
      </w:r>
      <w:r w:rsidR="0097755A" w:rsidRPr="00753F1A">
        <w:t xml:space="preserve">he network of attitudes </w:t>
      </w:r>
      <w:r w:rsidR="00E62E95" w:rsidRPr="00753F1A">
        <w:t>toward</w:t>
      </w:r>
      <w:r w:rsidR="0097755A" w:rsidRPr="00753F1A">
        <w:t xml:space="preserve"> inequality, redistribution,</w:t>
      </w:r>
      <w:r w:rsidR="00C75C0B" w:rsidRPr="00753F1A">
        <w:t xml:space="preserve"> </w:t>
      </w:r>
      <w:r w:rsidR="0097755A" w:rsidRPr="00753F1A">
        <w:t>taxation</w:t>
      </w:r>
      <w:r w:rsidR="00C75C0B" w:rsidRPr="00753F1A">
        <w:t xml:space="preserve">, and </w:t>
      </w:r>
      <w:r w:rsidR="004B6A10">
        <w:t>wages</w:t>
      </w:r>
      <w:r w:rsidR="0097755A" w:rsidRPr="00753F1A">
        <w:t xml:space="preserve"> will show a </w:t>
      </w:r>
      <w:r w:rsidR="00F53926">
        <w:t>small-world</w:t>
      </w:r>
      <w:r w:rsidR="0097755A" w:rsidRPr="00753F1A">
        <w:t xml:space="preserve"> structure in the U.S.</w:t>
      </w:r>
    </w:p>
    <w:p w14:paraId="79047EEF" w14:textId="77777777" w:rsidR="0097755A" w:rsidRPr="00753F1A" w:rsidRDefault="0097755A" w:rsidP="00822482"/>
    <w:p w14:paraId="52C97967" w14:textId="7C8ED106" w:rsidR="008A0782" w:rsidRPr="00753F1A" w:rsidRDefault="00A72E2D" w:rsidP="00822482">
      <w:r w:rsidRPr="00753F1A">
        <w:t>Attitudinal</w:t>
      </w:r>
      <w:r w:rsidR="00EB5228" w:rsidRPr="00753F1A">
        <w:t xml:space="preserve"> nodes will differ in importance. In social network analysis, </w:t>
      </w:r>
      <w:r w:rsidRPr="00753F1A">
        <w:t>this</w:t>
      </w:r>
      <w:r w:rsidR="00EB5228" w:rsidRPr="00753F1A">
        <w:t xml:space="preserve"> is often captured by measures of centrality. In a network model estimated with cross-sectional survey data, centrality measures the extent to which a given node interacts with the other variables. Importantly, the synchronic application of these methodologies does not allow the estimation of a directed network. Thus, a node can score high in centrality because (1) it strongly predicts other beliefs, (2) it is strongly predicted by other nodes, or (3) a mixture of the two</w:t>
      </w:r>
      <w:r w:rsidR="00F77955" w:rsidRPr="00753F1A">
        <w:t xml:space="preserve"> </w:t>
      </w:r>
      <w:r w:rsidR="00F77955" w:rsidRPr="00753F1A">
        <w:fldChar w:fldCharType="begin"/>
      </w:r>
      <w:r w:rsidR="00F77955" w:rsidRPr="00753F1A">
        <w:instrText xml:space="preserve"> ADDIN ZOTERO_ITEM CSL_CITATION {"citationID":"voo5YDYM","properties":{"formattedCitation":"(Bringmann et al., 2019)","plainCitation":"(Bringmann et al., 2019)","noteIndex":0},"citationItems":[{"id":1364,"uris":["http://zotero.org/groups/5379819/items/L6NIEPQD"],"itemData":{"id":1364,"type":"article-journal","abstract":"Centrality indices are a popular tool to analyze structural aspects of psychological networks. As centrality indices were originally developed in the context of social networks, it is unclear to what extent these indices are suitable in a psychological network context. In this article we critically examine several issues with the use of the most popular centrality indices in psychological networks: degree, betweenness, and closeness centrality. We show that problems with centrality indices discussed in the social network literature also apply to the psychological networks. Assumptions underlying centrality indices, such as presence of a flow and shortest paths, may not correspond with a general theory of how psychological variables relate to one another. Furthermore, the assumptions of node distinctiveness and node exchangeability may not hold in psychological networks. We conclude that, for psychological networks, betweenness and closeness centrality seem especially unsuitable as measures of node importance. We therefore suggest three ways forward: (a) using centrality measures that are tailored to the psychological network context, (b) reconsidering existing measures of importance used in statistical models underlying psychological networks, and (c) discarding the concept of node centrality entirely. Foremost, we argue that one has to make explicit what one means when one states that a node is central, and what assumptions the centrality measure of choice entails, to make sure that there is a match between the process under study and the centrality measure that is used. (PsycInfo Database Record (c) 2022 APA, all rights reserved)","container-title":"Journal of Abnormal Psychology","DOI":"10.1037/abn0000446","ISSN":"1939-1846(Electronic),0021-843X(Print)","issue":"8","note":"publisher-place: US\npublisher: American Psychological Association","page":"892-903","title":"What do centrality measures measure in psychological networks?","volume":"128","author":[{"family":"Bringmann","given":"Laura F."},{"family":"Elmer","given":"Timon"},{"family":"Epskamp","given":"Sacha"},{"family":"Krause","given":"Robert W."},{"family":"Schoch","given":"David"},{"family":"Wichers","given":"Marieke"},{"family":"Wigman","given":"Johanna T. W."},{"family":"Snippe","given":"Evelien"}],"issued":{"date-parts":[["2019"]]}}}],"schema":"https://github.com/citation-style-language/schema/raw/master/csl-citation.json"} </w:instrText>
      </w:r>
      <w:r w:rsidR="00F77955" w:rsidRPr="00753F1A">
        <w:fldChar w:fldCharType="separate"/>
      </w:r>
      <w:r w:rsidR="00F77955" w:rsidRPr="00753F1A">
        <w:rPr>
          <w:noProof/>
        </w:rPr>
        <w:t>(Bringmann et al., 2019)</w:t>
      </w:r>
      <w:r w:rsidR="00F77955" w:rsidRPr="00753F1A">
        <w:fldChar w:fldCharType="end"/>
      </w:r>
      <w:r w:rsidR="00EB5228" w:rsidRPr="00753F1A">
        <w:t xml:space="preserve">. </w:t>
      </w:r>
      <w:r w:rsidR="008A0782" w:rsidRPr="00753F1A">
        <w:t>Within social justice research</w:t>
      </w:r>
      <w:r w:rsidR="008A72D2" w:rsidRPr="00753F1A">
        <w:t>, t</w:t>
      </w:r>
      <w:r w:rsidRPr="00753F1A">
        <w:t xml:space="preserve">he perception of </w:t>
      </w:r>
      <w:r w:rsidR="00C75C0B" w:rsidRPr="00753F1A">
        <w:t xml:space="preserve">large </w:t>
      </w:r>
      <w:r w:rsidRPr="00753F1A">
        <w:t>income inequality is often considered an independent variable shaping the level</w:t>
      </w:r>
      <w:r w:rsidR="005411B8" w:rsidRPr="00753F1A">
        <w:t xml:space="preserve">s of other components of attitudes </w:t>
      </w:r>
      <w:r w:rsidR="001C1580" w:rsidRPr="00753F1A">
        <w:t>toward</w:t>
      </w:r>
      <w:r w:rsidR="005411B8" w:rsidRPr="00753F1A">
        <w:t xml:space="preserve"> inequality. </w:t>
      </w:r>
      <w:r w:rsidR="008A72D2" w:rsidRPr="00753F1A">
        <w:t>For example, this perception influences the considerations on the</w:t>
      </w:r>
      <w:r w:rsidR="005411B8" w:rsidRPr="00753F1A">
        <w:t xml:space="preserve"> legitimacy of income </w:t>
      </w:r>
      <w:r w:rsidR="008A72D2" w:rsidRPr="00753F1A">
        <w:t>differentials</w:t>
      </w:r>
      <w:r w:rsidR="005411B8" w:rsidRPr="00753F1A">
        <w:t xml:space="preserve"> </w:t>
      </w:r>
      <w:r w:rsidR="005411B8" w:rsidRPr="00753F1A">
        <w:fldChar w:fldCharType="begin"/>
      </w:r>
      <w:r w:rsidR="001C3252" w:rsidRPr="00753F1A">
        <w:instrText xml:space="preserve"> ADDIN ZOTERO_ITEM CSL_CITATION {"citationID":"ds1HOzCq","properties":{"formattedCitation":"(K.-S. Trump, 2018)","plainCitation":"(K.-S. Trump, 2018)","dontUpdate":true,"noteIndex":0},"citationItems":[{"id":1453,"uris":["http://zotero.org/groups/5379819/items/YM8IXY3C"],"itemData":{"id":1453,"type":"article-journal","abstract":"This article argues that public opinion regarding the legitimacy of income differences is influenced by actual income inequality. When income differences are perceived to be high, the public thinks of larger income inequality as legitimate. The phenomenon is explained by the system justification motivation and other psychological processes that favor existing social arrangements. Three experiments show that personal experiences of inequality as well as information regarding national-level income inequality can affect which income differences are thought of as legitimate. A fourth experiment shows that the system justification motivation is a cause of this effect. These results can provide an empirical basis for future studies to assume that the public reacts to inequality with adapted expectations, not increased demands for redistribution.","container-title":"British Journal of Political Science","DOI":"10.1017/S0007123416000326","ISSN":"0007-1234, 1469-2112","issue":"4","journalAbbreviation":"Brit. J. Polit. Sci.","language":"en","page":"929-952","source":"DOI.org (Crossref)","title":"Income Inequality Influences Perceptions of Legitimate Income Differences","volume":"48","author":[{"family":"Trump","given":"Kris-Stella"}],"issued":{"date-parts":[["2018",10]]}}}],"schema":"https://github.com/citation-style-language/schema/raw/master/csl-citation.json"} </w:instrText>
      </w:r>
      <w:r w:rsidR="005411B8" w:rsidRPr="00753F1A">
        <w:fldChar w:fldCharType="separate"/>
      </w:r>
      <w:r w:rsidR="005411B8" w:rsidRPr="00753F1A">
        <w:rPr>
          <w:noProof/>
        </w:rPr>
        <w:t>(Trump, 2018)</w:t>
      </w:r>
      <w:r w:rsidR="005411B8" w:rsidRPr="00753F1A">
        <w:fldChar w:fldCharType="end"/>
      </w:r>
      <w:r w:rsidR="008A72D2" w:rsidRPr="00753F1A">
        <w:t xml:space="preserve">, the desired magnitude of inequalities </w:t>
      </w:r>
      <w:r w:rsidR="008A72D2" w:rsidRPr="00753F1A">
        <w:fldChar w:fldCharType="begin"/>
      </w:r>
      <w:r w:rsidR="008A72D2" w:rsidRPr="00753F1A">
        <w:instrText xml:space="preserve"> ADDIN ZOTERO_ITEM CSL_CITATION {"citationID":"SqDrEMgD","properties":{"formattedCitation":"(Faggian et al., 2023)","plainCitation":"(Faggian et al., 2023)","noteIndex":0},"citationItems":[{"id":1456,"uris":["http://zotero.org/groups/5379819/items/7PM4Y44F"],"itemData":{"id":1456,"type":"article-journal","container-title":"Research in Globalization","DOI":"10.1016/j.resglo.2023.100118","ISSN":"2590051X","journalAbbreviation":"Research in Globalization","language":"en","page":"100118","source":"DOI.org (Crossref)","title":"Income inequality in Europe: Reality, perceptions, and hopes","title-short":"Income inequality in Europe","volume":"6","author":[{"family":"Faggian","given":"Alessandra"},{"family":"Michelangeli","given":"Alessandra"},{"family":"Tkach","given":"Kateryna"}],"issued":{"date-parts":[["2023",6]]}}}],"schema":"https://github.com/citation-style-language/schema/raw/master/csl-citation.json"} </w:instrText>
      </w:r>
      <w:r w:rsidR="008A72D2" w:rsidRPr="00753F1A">
        <w:fldChar w:fldCharType="separate"/>
      </w:r>
      <w:r w:rsidR="008A72D2" w:rsidRPr="00753F1A">
        <w:rPr>
          <w:noProof/>
        </w:rPr>
        <w:t>(Faggian et al., 2023)</w:t>
      </w:r>
      <w:r w:rsidR="008A72D2" w:rsidRPr="00753F1A">
        <w:fldChar w:fldCharType="end"/>
      </w:r>
      <w:r w:rsidR="008A72D2" w:rsidRPr="00753F1A">
        <w:t xml:space="preserve">, and -although </w:t>
      </w:r>
      <w:r w:rsidR="00EB6030" w:rsidRPr="00753F1A">
        <w:t>indirectly</w:t>
      </w:r>
      <w:r w:rsidR="008A72D2" w:rsidRPr="00753F1A">
        <w:t xml:space="preserve">- support for </w:t>
      </w:r>
      <w:r w:rsidR="00C75C0B" w:rsidRPr="00753F1A">
        <w:t xml:space="preserve">public </w:t>
      </w:r>
      <w:r w:rsidR="008A72D2" w:rsidRPr="00753F1A">
        <w:t xml:space="preserve">redistribution </w:t>
      </w:r>
      <w:r w:rsidR="008A72D2" w:rsidRPr="00753F1A">
        <w:fldChar w:fldCharType="begin"/>
      </w:r>
      <w:r w:rsidR="008A72D2" w:rsidRPr="00753F1A">
        <w:instrText xml:space="preserve"> ADDIN ZOTERO_ITEM CSL_CITATION {"citationID":"43Qg7hH3","properties":{"formattedCitation":"(Garc\\uc0\\u237{}a-S\\uc0\\u225{}nchez et al., 2018)","plainCitation":"(García-Sánchez et al., 2018)","noteIndex":0},"citationItems":[{"id":1458,"uris":["http://zotero.org/groups/5379819/items/B9VN68PD"],"itemData":{"id":1458,"type":"article-journal","container-title":"Social Justice Research","DOI":"10.1007/s11211-018-0317-6","ISSN":"0885-7466, 1573-6725","issue":"4","journalAbbreviation":"Soc Just Res","language":"en","page":"335-354","source":"DOI.org (Crossref)","title":"Perceptions of Economic Inequality and Support for Redistribution: The role of Existential and Utopian Standards","title-short":"Perceptions of Economic Inequality and Support for Redistribution","volume":"31","author":[{"family":"García-Sánchez","given":"Efraín"},{"family":"Willis","given":"Guillermo B."},{"family":"Rodríguez-Bailón","given":"Rosa"},{"family":"Palacio Sañudo","given":"Jorge"},{"family":"David Polo","given":"Jean"},{"family":"Rentería Pérez","given":"Erico"}],"issued":{"date-parts":[["2018",12]]}}}],"schema":"https://github.com/citation-style-language/schema/raw/master/csl-citation.json"} </w:instrText>
      </w:r>
      <w:r w:rsidR="008A72D2" w:rsidRPr="00753F1A">
        <w:fldChar w:fldCharType="separate"/>
      </w:r>
      <w:r w:rsidR="008A72D2" w:rsidRPr="00753F1A">
        <w:rPr>
          <w:kern w:val="0"/>
        </w:rPr>
        <w:t>(García-Sánchez et al., 2018)</w:t>
      </w:r>
      <w:r w:rsidR="008A72D2" w:rsidRPr="00753F1A">
        <w:fldChar w:fldCharType="end"/>
      </w:r>
      <w:r w:rsidR="008A72D2" w:rsidRPr="00753F1A">
        <w:t xml:space="preserve">. </w:t>
      </w:r>
      <w:r w:rsidR="008A0782" w:rsidRPr="00753F1A">
        <w:t>Complementary</w:t>
      </w:r>
      <w:r w:rsidR="008A72D2" w:rsidRPr="00753F1A">
        <w:t xml:space="preserve">, </w:t>
      </w:r>
      <w:r w:rsidR="00F77955" w:rsidRPr="00753F1A">
        <w:t xml:space="preserve">scholars focusing on subjective inequality often consider </w:t>
      </w:r>
      <w:r w:rsidR="008A0782" w:rsidRPr="00753F1A">
        <w:t xml:space="preserve">the belief in public redistribution as a dependent variable. Indeed, this belief is shaped by </w:t>
      </w:r>
      <w:r w:rsidR="00346552">
        <w:t xml:space="preserve">social class </w:t>
      </w:r>
      <w:sdt>
        <w:sdtPr>
          <w:alias w:val="SmartCite Citation"/>
          <w:tag w:val="0a3c846c-7570-4913-bd72-3afd46468081:e689bc81-0b8f-4c16-9cb9-f3a611f4de36+"/>
          <w:id w:val="-105196763"/>
          <w:placeholder>
            <w:docPart w:val="DefaultPlaceholder_-1854013440"/>
          </w:placeholder>
        </w:sdtPr>
        <w:sdtContent>
          <w:r w:rsidR="001A7B6D" w:rsidRPr="001A7B6D">
            <w:rPr>
              <w:rFonts w:eastAsia="Times New Roman"/>
            </w:rPr>
            <w:t>(Langsæther &amp; Evans, 2020)</w:t>
          </w:r>
        </w:sdtContent>
      </w:sdt>
      <w:r w:rsidR="009A2D7A">
        <w:t xml:space="preserve">, </w:t>
      </w:r>
      <w:r w:rsidR="009A2D7A" w:rsidRPr="009A2D7A">
        <w:t xml:space="preserve">subjective social </w:t>
      </w:r>
      <w:r w:rsidR="009A2D7A">
        <w:t xml:space="preserve">status </w:t>
      </w:r>
      <w:sdt>
        <w:sdtPr>
          <w:alias w:val="SmartCite Citation"/>
          <w:tag w:val="0a3c846c-7570-4913-bd72-3afd46468081:421437b9-406d-4b60-b96d-48904371aa9e+"/>
          <w:id w:val="-1903520732"/>
          <w:placeholder>
            <w:docPart w:val="DefaultPlaceholder_-1854013440"/>
          </w:placeholder>
        </w:sdtPr>
        <w:sdtContent>
          <w:r w:rsidR="001A7B6D" w:rsidRPr="001A7B6D">
            <w:rPr>
              <w:rFonts w:eastAsia="Times New Roman"/>
            </w:rPr>
            <w:t>(Choi, 2021)</w:t>
          </w:r>
        </w:sdtContent>
      </w:sdt>
      <w:r w:rsidR="009A2D7A">
        <w:t>,</w:t>
      </w:r>
      <w:r w:rsidR="00346552">
        <w:t xml:space="preserve"> </w:t>
      </w:r>
      <w:r w:rsidR="00F77955" w:rsidRPr="00753F1A">
        <w:t xml:space="preserve">beliefs about intergenerational mobility </w:t>
      </w:r>
      <w:r w:rsidR="00F77955" w:rsidRPr="00753F1A">
        <w:fldChar w:fldCharType="begin"/>
      </w:r>
      <w:r w:rsidR="001C3252" w:rsidRPr="00753F1A">
        <w:instrText xml:space="preserve"> ADDIN ZOTERO_ITEM CSL_CITATION {"citationID":"1FsthQJH","properties":{"formattedCitation":"(A. Alesina et al., 2018)","plainCitation":"(A. Alesina et al., 2018)","dontUpdate":true,"noteIndex":0},"citationItems":[{"id":1459,"uris":["http://zotero.org/groups/5379819/items/H3KSCAV2"],"itemData":{"id":1459,"type":"article-journal","abstract":"Using new cross-country survey and experimental data, we investigate how beliefs about intergenerational mobility affect preferences for redistribution in France, Italy, Sweden, the United Kingdom, and the United States. Americans are more optimistic than Europeans about social mobility. Our randomized treatment shows pessimistic information about mobility and increases support for redistribution, mostly for “equality of opportunity” policies. We find strong political polarization. Left-wing respondents are more pessimistic about mobility: their preferences for redistribution are correlated with their mobility perceptions; and they support more redistribution after seeing pessimistic information. None of this is true for right-wing respondents, possibly because they see the government as a “problem” and not as the “solution.” (JEL D63, D72, H23, H24, J31, J62)","container-title":"American Economic Review","DOI":"10.1257/aer.20162015","ISSN":"0002-8282","issue":"2","journalAbbreviation":"American Economic Review","language":"en","page":"521-554","source":"DOI.org (Crossref)","title":"Intergenerational Mobility and Preferences for Redistribution","volume":"108","author":[{"family":"Alesina","given":"Alberto"},{"family":"Stantcheva","given":"Stefanie"},{"family":"Teso","given":"Edoardo"}],"issued":{"date-parts":[["2018",2,1]]}}}],"schema":"https://github.com/citation-style-language/schema/raw/master/csl-citation.json"} </w:instrText>
      </w:r>
      <w:r w:rsidR="00F77955" w:rsidRPr="00753F1A">
        <w:fldChar w:fldCharType="separate"/>
      </w:r>
      <w:r w:rsidR="00F77955" w:rsidRPr="00753F1A">
        <w:rPr>
          <w:noProof/>
        </w:rPr>
        <w:t>(Alesina et al., 2018)</w:t>
      </w:r>
      <w:r w:rsidR="00F77955" w:rsidRPr="00753F1A">
        <w:fldChar w:fldCharType="end"/>
      </w:r>
      <w:r w:rsidR="00F77955" w:rsidRPr="00753F1A">
        <w:t>,</w:t>
      </w:r>
      <w:r w:rsidR="009A2D7A">
        <w:t xml:space="preserve"> social comparison processes </w:t>
      </w:r>
      <w:sdt>
        <w:sdtPr>
          <w:alias w:val="SmartCite Citation"/>
          <w:tag w:val="0a3c846c-7570-4913-bd72-3afd46468081:c8f51028-59d7-4625-ad57-432c8bbf76a8+"/>
          <w:id w:val="-367150655"/>
          <w:placeholder>
            <w:docPart w:val="DefaultPlaceholder_-1854013440"/>
          </w:placeholder>
        </w:sdtPr>
        <w:sdtContent>
          <w:r w:rsidR="001A7B6D" w:rsidRPr="001A7B6D">
            <w:rPr>
              <w:rFonts w:eastAsia="Times New Roman"/>
            </w:rPr>
            <w:t>(García‐Castro et al., 2022)</w:t>
          </w:r>
        </w:sdtContent>
      </w:sdt>
      <w:r w:rsidR="009A2D7A">
        <w:t>,</w:t>
      </w:r>
      <w:r w:rsidR="008A0782" w:rsidRPr="00753F1A">
        <w:t xml:space="preserve"> </w:t>
      </w:r>
      <w:r w:rsidR="00C75C0B" w:rsidRPr="00753F1A">
        <w:t xml:space="preserve">trust in the political system </w:t>
      </w:r>
      <w:sdt>
        <w:sdtPr>
          <w:alias w:val="SmartCite Citation"/>
          <w:tag w:val="0a3c846c-7570-4913-bd72-3afd46468081:f8983209-47e6-42dd-9f21-1f84856762c4+"/>
          <w:id w:val="-817336410"/>
          <w:placeholder>
            <w:docPart w:val="DefaultPlaceholder_-1854013440"/>
          </w:placeholder>
        </w:sdtPr>
        <w:sdtContent>
          <w:r w:rsidR="001A7B6D" w:rsidRPr="001A7B6D">
            <w:rPr>
              <w:rFonts w:eastAsia="Times New Roman"/>
            </w:rPr>
            <w:t>(Franetovic &amp; Castillo, 2021)</w:t>
          </w:r>
        </w:sdtContent>
      </w:sdt>
      <w:r w:rsidR="00D20ED9" w:rsidRPr="00753F1A">
        <w:t>,</w:t>
      </w:r>
      <w:r w:rsidR="00F77955" w:rsidRPr="00753F1A">
        <w:t xml:space="preserve"> </w:t>
      </w:r>
      <w:r w:rsidR="00346552">
        <w:t xml:space="preserve">subjective national identity </w:t>
      </w:r>
      <w:sdt>
        <w:sdtPr>
          <w:alias w:val="SmartCite Citation"/>
          <w:tag w:val="0a3c846c-7570-4913-bd72-3afd46468081:0d3da3af-43b8-470f-8fb2-0d6cd082cbb7+"/>
          <w:id w:val="-1914222554"/>
          <w:placeholder>
            <w:docPart w:val="DefaultPlaceholder_-1854013440"/>
          </w:placeholder>
        </w:sdtPr>
        <w:sdtContent>
          <w:r w:rsidR="001A7B6D" w:rsidRPr="001A7B6D">
            <w:rPr>
              <w:rFonts w:eastAsia="Times New Roman"/>
            </w:rPr>
            <w:t>(Hjerm &amp; Schnabel, 2012)</w:t>
          </w:r>
        </w:sdtContent>
      </w:sdt>
      <w:r w:rsidR="00346552">
        <w:t xml:space="preserve">, </w:t>
      </w:r>
      <w:r w:rsidR="00A07EF1">
        <w:t xml:space="preserve">and </w:t>
      </w:r>
      <w:r w:rsidR="00D20ED9" w:rsidRPr="00753F1A">
        <w:t xml:space="preserve">meritocratic beliefs </w:t>
      </w:r>
      <w:r w:rsidR="00D20ED9" w:rsidRPr="00753F1A">
        <w:fldChar w:fldCharType="begin"/>
      </w:r>
      <w:r w:rsidR="00D20ED9" w:rsidRPr="00753F1A">
        <w:instrText xml:space="preserve"> ADDIN ZOTERO_ITEM CSL_CITATION {"citationID":"le5BOd0A","properties":{"formattedCitation":"(Mengel &amp; Weidenholzer, 2023)","plainCitation":"(Mengel &amp; Weidenholzer, 2023)","noteIndex":0},"citationItems":[{"id":1461,"uris":["http://zotero.org/groups/5379819/items/U53Z8RW7"],"itemData":{"id":1461,"type":"article-journal","abstract":"Abstract\n            We survey the literature on preferences for redistribution. We discuss different ways the literature has measured these preferences and review literature on the different determinants of preferences for redistribution. These range from institutions and demographic factors to fairness views and social preferences. Income inequality is, perhaps unsurprisingly, one of the most important determinants of preferences for redistribution. While our survey is largely focused on the economics literature, we also review some work from political science, sociology, and psychology.","container-title":"Journal of Economic Surveys","DOI":"10.1111/joes.12519","ISSN":"0950-0804, 1467-6419","issue":"5","journalAbbreviation":"Journal of Economic Surveys","language":"en","page":"1660-1677","source":"DOI.org (Crossref)","title":"Preferences for redistribution","volume":"37","author":[{"family":"Mengel","given":"Friederike"},{"family":"Weidenholzer","given":"Elke"}],"issued":{"date-parts":[["2023",12]]}}}],"schema":"https://github.com/citation-style-language/schema/raw/master/csl-citation.json"} </w:instrText>
      </w:r>
      <w:r w:rsidR="00D20ED9" w:rsidRPr="00753F1A">
        <w:fldChar w:fldCharType="separate"/>
      </w:r>
      <w:r w:rsidR="00D20ED9" w:rsidRPr="00753F1A">
        <w:rPr>
          <w:noProof/>
        </w:rPr>
        <w:t>(Mengel &amp; Weidenholzer, 2023)</w:t>
      </w:r>
      <w:r w:rsidR="00D20ED9" w:rsidRPr="00753F1A">
        <w:fldChar w:fldCharType="end"/>
      </w:r>
      <w:r w:rsidR="00346552">
        <w:t>, among others</w:t>
      </w:r>
      <w:r w:rsidR="00D20ED9" w:rsidRPr="00753F1A">
        <w:t xml:space="preserve">. </w:t>
      </w:r>
      <w:r w:rsidR="008A0782" w:rsidRPr="00753F1A">
        <w:t xml:space="preserve">Moreover, </w:t>
      </w:r>
      <w:r w:rsidR="00F77955" w:rsidRPr="00753F1A">
        <w:t xml:space="preserve">the perception of inequality and the belief in public redistribution </w:t>
      </w:r>
      <w:r w:rsidR="00A07EF1">
        <w:t>tend to correlate</w:t>
      </w:r>
      <w:r w:rsidR="00EB6030" w:rsidRPr="00753F1A">
        <w:t xml:space="preserve"> positively </w:t>
      </w:r>
      <w:r w:rsidR="00EB6030" w:rsidRPr="00753F1A">
        <w:fldChar w:fldCharType="begin"/>
      </w:r>
      <w:r w:rsidR="00EB6030" w:rsidRPr="00753F1A">
        <w:instrText xml:space="preserve"> ADDIN ZOTERO_ITEM CSL_CITATION {"citationID":"BK7bUwSX","properties":{"formattedCitation":"(Gimpelson &amp; Treisman, 2018; Kuhn, 2011; Kuziemko et al., 2015; K. Trump, 2023)","plainCitation":"(Gimpelson &amp; Treisman, 2018; Kuhn, 2011; Kuziemko et al., 2015; K. Trump, 2023)","noteIndex":0},"citationItems":[{"id":1403,"uris":["http://zotero.org/groups/5379819/items/PVMVVF3U"],"itemData":{"id":1403,"type":"article-journal","abstract":"Abstract\n            \n              A vast literature suggests that economic inequality has important consequences for politics and public policy. Higher inequality is thought to increase demand for income redistribution in democracies and to discourage democratization and promote class conflict and revolution in dictatorships. Most such arguments crucially assume that ordinary people\n              know\n              how high inequality is, how it has been changing, and where they fit in the income distribution. Using a variety of large, cross‐national surveys, we show that, in recent years, ordinary people have had little idea about such things. What they think they know is often wrong. Widespread ignorance and misperceptions emerge robustly, regardless of data source, operationalization, and measurement method. Moreover, perceived inequality—not the actual level—correlates strongly with demand for redistribution and reported conflict between rich and poor. We suggest that most theories about political effects of inequality need to be reframed as theories about effects of\n              perceived\n              inequality.","container-title":"Economics &amp; Politics","DOI":"10.1111/ecpo.12103","ISSN":"0954-1985, 1468-0343","issue":"1","journalAbbreviation":"Economics &amp; Politics","language":"en","page":"27-54","source":"DOI.org (Crossref)","title":"Misperceiving inequality","volume":"30","author":[{"family":"Gimpelson","given":"Vladimir"},{"family":"Treisman","given":"Daniel"}],"issued":{"date-parts":[["2018",3]]}}},{"id":1373,"uris":["http://zotero.org/groups/5379819/items/PK5GYAQU"],"itemData":{"id":1373,"type":"article-journal","container-title":"European Journal of Political Economy","DOI":"10.1016/j.ejpoleco.2011.06.002","ISSN":"01762680","issue":"4","journalAbbreviation":"European Journal of Political Economy","language":"en","page":"625-641","source":"DOI.org (Crossref)","title":"In the eye of the beholder: Subjective inequality measures and individuals' assessment of market justice","title-short":"In the eye of the beholder","volume":"27","author":[{"family":"Kuhn","given":"Andreas"}],"issued":{"date-parts":[["2011",12]]}}},{"id":1405,"uris":["http://zotero.org/groups/5379819/items/4IPVBL9G"],"itemData":{"id":1405,"type":"article-journal","abstract":"We analyze randomized online survey experiments providing interactive, customized information on US income inequality, the link between top income tax rates and economic growth, and the estate tax. The treatment has large effects on views about inequality but only slightly moves tax and transfer policy preferences. An exception is the estate tax—informing respondents of the small share of decedents who pay it doubles support for it. The small effects for all other policies can be partially explained by respondents' low trust in government and a disconnect between concerns about social issues and the public policies meant to address them. (JEL D31, D72, H23, H24)","container-title":"American Economic Review","DOI":"10.1257/aer.20130360","ISSN":"0002-8282","issue":"4","journalAbbreviation":"American Economic Review","language":"en","page":"1478-1508","source":"DOI.org (Crossref)","title":"How Elastic Are Preferences for Redistribution? Evidence from Randomized Survey Experiments","title-short":"How Elastic Are Preferences for Redistribution?","volume":"105","author":[{"family":"Kuziemko","given":"Ilyana"},{"family":"Norton","given":"Michael I."},{"family":"Saez","given":"Emmanuel"},{"family":"Stantcheva","given":"Stefanie"}],"issued":{"date-parts":[["2015",4,1]]}}},{"id":1380,"uris":["http://zotero.org/groups/5379819/items/VR2WTPXV"],"itemData":{"id":1380,"type":"article-journal","abstract":"Abstract\n            \n              Objectives\n              This study aims to contribute to our understanding of the relationship between income inequality, perceptions of income inequality, and support for redistribution. In particular, it asks whether income inequality affects support for redistribution by influencing perceptions of inequality.\n            \n            \n              Methods\n              This study combines the pay ratio measures from the International Social Survey Project with income inequality measures from the Standardized World Income Inequality Database. The analysis proceeds in three steps, asking whether (1) inequality is related to perceived inequality, (2) perceived inequality is related to preferences for inequality, and (3) perceived inequality is related to support for redistribution.\n            \n            \n              Results\n              Income inequality is unrelated to perceptions of inequality. Perceptions of inequality strongly predict preferred inequality, reinforcing the prior conclusion that anchoring effects likely cause this close relationship. Perceptions of inequality also predict support for redistribution. However, because actual inequality is unrelated to perceived inequality, there is no link between actual inequality and either preferred inequality or support for redistribution.\n            \n            \n              Conclusion\n              The overall pattern of results is consistent with the interpretation that perceptions of income inequality may be politically co‐determined with support for inequality and redistribution, instead of perceptions being mental antecedents of these attitudes.","container-title":"Social Science Quarterly","DOI":"10.1111/ssqu.13269","ISSN":"0038-4941, 1540-6237","issue":"2","journalAbbreviation":"Social Science Quarterly","language":"en","page":"180-188","source":"DOI.org (Crossref)","title":"Income inequality is unrelated to perceived inequality and support for redistribution","volume":"104","author":[{"family":"Trump","given":"Kris‐Stella"}],"issued":{"date-parts":[["2023",3]]}}}],"schema":"https://github.com/citation-style-language/schema/raw/master/csl-citation.json"} </w:instrText>
      </w:r>
      <w:r w:rsidR="00EB6030" w:rsidRPr="00753F1A">
        <w:fldChar w:fldCharType="separate"/>
      </w:r>
      <w:r w:rsidR="00EB6030" w:rsidRPr="00753F1A">
        <w:rPr>
          <w:noProof/>
        </w:rPr>
        <w:t>(Gimpelson &amp; Treisman, 2018; Kuhn, 2011; Kuziemko et al., 2015; K. Trump, 2023)</w:t>
      </w:r>
      <w:r w:rsidR="00EB6030" w:rsidRPr="00753F1A">
        <w:fldChar w:fldCharType="end"/>
      </w:r>
      <w:r w:rsidR="00EB6030">
        <w:t xml:space="preserve"> and </w:t>
      </w:r>
      <w:r w:rsidR="00753F1A" w:rsidRPr="00753F1A">
        <w:t xml:space="preserve">have </w:t>
      </w:r>
      <w:r w:rsidR="00EB6030">
        <w:t xml:space="preserve">received large attention in </w:t>
      </w:r>
      <w:r w:rsidR="00A07EF1">
        <w:t xml:space="preserve">the </w:t>
      </w:r>
      <w:r w:rsidR="00EB6030">
        <w:t xml:space="preserve">distributive justice realm due to their importance in </w:t>
      </w:r>
      <w:r w:rsidR="00D37B73">
        <w:t>individuals’</w:t>
      </w:r>
      <w:r w:rsidR="00EB6030">
        <w:t xml:space="preserve"> understandings of inequality. Indeed, Franetovic &amp; Bertero (2023) found that in Chile, both </w:t>
      </w:r>
      <w:r w:rsidR="00D37B73">
        <w:t>conceptions</w:t>
      </w:r>
      <w:r w:rsidR="00EB6030">
        <w:t xml:space="preserve"> were the most central ones in the network of </w:t>
      </w:r>
      <w:r w:rsidR="00D37B73">
        <w:t xml:space="preserve">peoples' </w:t>
      </w:r>
      <w:r w:rsidR="00EB6030">
        <w:t>attitudes toward inequality.</w:t>
      </w:r>
      <w:r w:rsidR="00F77955" w:rsidRPr="00753F1A">
        <w:t xml:space="preserve"> </w:t>
      </w:r>
      <w:r w:rsidR="00D20ED9" w:rsidRPr="00753F1A">
        <w:t>Therefore</w:t>
      </w:r>
      <w:r w:rsidR="00F77955" w:rsidRPr="00753F1A">
        <w:t>, the evaluations of income disparities and the belief in the importan</w:t>
      </w:r>
      <w:r w:rsidR="00D20ED9" w:rsidRPr="00753F1A">
        <w:t>ce</w:t>
      </w:r>
      <w:r w:rsidR="00F77955" w:rsidRPr="00753F1A">
        <w:t xml:space="preserve"> of redistribution are expected to emerge as central nodes of the network: </w:t>
      </w:r>
    </w:p>
    <w:p w14:paraId="3FA45D34" w14:textId="77777777" w:rsidR="009D495C" w:rsidRPr="00753F1A" w:rsidRDefault="009D495C" w:rsidP="00822482"/>
    <w:p w14:paraId="237F7952" w14:textId="4CF56A7C" w:rsidR="00822482" w:rsidRPr="00753F1A" w:rsidRDefault="00822482" w:rsidP="00822482">
      <w:r w:rsidRPr="00753F1A">
        <w:t xml:space="preserve">H2: </w:t>
      </w:r>
      <w:r w:rsidR="00D20ED9" w:rsidRPr="00753F1A">
        <w:t xml:space="preserve">Perception of </w:t>
      </w:r>
      <w:r w:rsidR="002B43B1">
        <w:t xml:space="preserve">large </w:t>
      </w:r>
      <w:r w:rsidR="00D20ED9" w:rsidRPr="00753F1A">
        <w:t xml:space="preserve">income inequality and belief in public redistribution will be the most </w:t>
      </w:r>
      <w:del w:id="83" w:author="Arturo Bertero" w:date="2024-04-23T11:52:00Z">
        <w:r w:rsidR="00D20ED9" w:rsidRPr="00753F1A" w:rsidDel="00573F6A">
          <w:delText xml:space="preserve">important </w:delText>
        </w:r>
      </w:del>
      <w:ins w:id="84" w:author="Arturo Bertero" w:date="2024-04-23T11:52:00Z">
        <w:r w:rsidR="00573F6A">
          <w:t>central</w:t>
        </w:r>
        <w:r w:rsidR="00573F6A" w:rsidRPr="00753F1A">
          <w:t xml:space="preserve"> </w:t>
        </w:r>
      </w:ins>
      <w:r w:rsidR="00D20ED9" w:rsidRPr="00753F1A">
        <w:t>nodes in the network of attitudes toward inequality, redistribution, taxation</w:t>
      </w:r>
      <w:r w:rsidR="00D37B73">
        <w:t xml:space="preserve">, and </w:t>
      </w:r>
      <w:r w:rsidR="004B6A10">
        <w:t>wages</w:t>
      </w:r>
      <w:r w:rsidR="00D20ED9" w:rsidRPr="00753F1A">
        <w:t>.</w:t>
      </w:r>
    </w:p>
    <w:p w14:paraId="71E5F3AB" w14:textId="77777777" w:rsidR="009D495C" w:rsidRPr="00753F1A" w:rsidRDefault="009D495C" w:rsidP="00822482"/>
    <w:p w14:paraId="0963BEFD" w14:textId="0E0113BC" w:rsidR="00D44259" w:rsidRPr="00753F1A" w:rsidRDefault="009D495C" w:rsidP="00C55595">
      <w:r w:rsidRPr="00753F1A">
        <w:t xml:space="preserve">The first two hypotheses investigate the </w:t>
      </w:r>
      <w:r w:rsidR="00D20ED9" w:rsidRPr="00753F1A">
        <w:t xml:space="preserve">attitudinal </w:t>
      </w:r>
      <w:r w:rsidRPr="00753F1A">
        <w:t xml:space="preserve">structure at the population level. However, full sample data might obscure </w:t>
      </w:r>
      <w:r w:rsidR="00D20ED9" w:rsidRPr="00753F1A">
        <w:t xml:space="preserve">structural </w:t>
      </w:r>
      <w:r w:rsidRPr="00753F1A">
        <w:t>heterogeneities</w:t>
      </w:r>
      <w:r w:rsidR="00D20ED9" w:rsidRPr="00753F1A">
        <w:t>.</w:t>
      </w:r>
      <w:r w:rsidRPr="00753F1A">
        <w:t xml:space="preserve"> Indeed, scholars have shown that the levels of </w:t>
      </w:r>
      <w:r w:rsidR="00D44259" w:rsidRPr="00753F1A">
        <w:t xml:space="preserve">attitudes </w:t>
      </w:r>
      <w:r w:rsidR="00E62E95" w:rsidRPr="00753F1A">
        <w:t>toward</w:t>
      </w:r>
      <w:r w:rsidR="00D44259" w:rsidRPr="00753F1A">
        <w:t xml:space="preserve"> inequality</w:t>
      </w:r>
      <w:r w:rsidRPr="00753F1A">
        <w:t xml:space="preserve"> vary according to sociodemographic characteristics </w:t>
      </w:r>
      <w:r w:rsidR="00D44259" w:rsidRPr="00753F1A">
        <w:fldChar w:fldCharType="begin"/>
      </w:r>
      <w:r w:rsidR="00D44259" w:rsidRPr="00753F1A">
        <w:instrText xml:space="preserve"> ADDIN ZOTERO_ITEM CSL_CITATION {"citationID":"ogv1KnmU","properties":{"formattedCitation":"(Bobzien &amp; Kalleitner, 2021; Lindh &amp; McCall, 2020)","plainCitation":"(Bobzien &amp; Kalleitner, 2021; Lindh &amp; McCall, 2020)","noteIndex":0},"citationItems":[{"id":1434,"uris":["http://zotero.org/groups/5379819/items/ZT79K6GE"],"itemData":{"id":1434,"type":"article-journal","container-title":"European Societies","DOI":"10.1080/14616696.2020.1836669","ISSN":"1461-6696, 1469-8307","issue":"sup1","journalAbbreviation":"European Societies","language":"en","page":"S791-S804","source":"DOI.org (Crossref)","title":"Attitudes towards European financial solidarity during the Covid-19 pandemic: evidence from a net-contributor country","title-short":"Attitudes towards European financial solidarity during the Covid-19 pandemic","volume":"23","author":[{"family":"Bobzien","given":"Licia"},{"family":"Kalleitner","given":"Fabian"}],"issued":{"date-parts":[["2021",2,19]]}}},{"id":1436,"uris":["http://zotero.org/groups/5379819/items/W3WEGGF7"],"itemData":{"id":1436,"type":"article-journal","abstract":"In many high-income countries today, scholarly interest in the politics of class has coincided with growing economic inequality, rising support for nonmainstream political parties and candidates, and increasing flows of immigration. We review social science research on the views of different class segments vis-à-vis economic, political, and sociocultural issues, finding greater scholarly attention to the interdependence of economic, social, and political concerns and preferences than arguably was the case even a few years ago. Our main aim is to synthesize and critically evaluate this rapidly expanding literature, but we also provide empirical data on class differences and similarities in political opinion across 18 countries, and we pinpoint several areas of research that are in need of further empirical, methodological, and theoretical inquiry.","container-title":"Annual Review of Sociology","DOI":"10.1146/annurev-soc-121919-054609","ISSN":"0360-0572, 1545-2115","issue":"1","journalAbbreviation":"Annu. Rev. Sociol.","language":"en","page":"419-441","source":"DOI.org (Crossref)","title":"Class Position and Political Opinion in Rich Democracies","volume":"46","author":[{"family":"Lindh","given":"Arvid"},{"family":"McCall","given":"Leslie"}],"issued":{"date-parts":[["2020",7,30]]}}}],"schema":"https://github.com/citation-style-language/schema/raw/master/csl-citation.json"} </w:instrText>
      </w:r>
      <w:r w:rsidR="00D44259" w:rsidRPr="00753F1A">
        <w:fldChar w:fldCharType="separate"/>
      </w:r>
      <w:r w:rsidR="00D44259" w:rsidRPr="00753F1A">
        <w:rPr>
          <w:noProof/>
        </w:rPr>
        <w:t>(Bobzien &amp; Kalleitner, 2021; Lindh &amp; McCall, 2020)</w:t>
      </w:r>
      <w:r w:rsidR="00D44259" w:rsidRPr="00753F1A">
        <w:fldChar w:fldCharType="end"/>
      </w:r>
      <w:r w:rsidR="00D44259" w:rsidRPr="00753F1A">
        <w:t xml:space="preserve">. Additionally, social status also influences their relational structure, as the network of attitudes of people with lower levels of education, income, and social class is more densely connected </w:t>
      </w:r>
      <w:r w:rsidR="00D44259" w:rsidRPr="00753F1A">
        <w:fldChar w:fldCharType="begin"/>
      </w:r>
      <w:r w:rsidR="00D44259" w:rsidRPr="00753F1A">
        <w:instrText xml:space="preserve"> ADDIN ZOTERO_ITEM CSL_CITATION {"citationID":"QepqglGL","properties":{"formattedCitation":"(Franetovic &amp; Bertero, 2023)","plainCitation":"(Franetovic &amp; Bertero, 2023)","noteIndex":0},"citationItems":[{"id":1354,"uris":["http://zotero.org/groups/5379819/items/FGW2FQRH"],"itemData":{"id":1354,"type":"article-journal","abstract":"This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schema":"https://github.com/citation-style-language/schema/raw/master/csl-citation.json"} </w:instrText>
      </w:r>
      <w:r w:rsidR="00D44259" w:rsidRPr="00753F1A">
        <w:fldChar w:fldCharType="separate"/>
      </w:r>
      <w:r w:rsidR="00D44259" w:rsidRPr="00753F1A">
        <w:rPr>
          <w:noProof/>
        </w:rPr>
        <w:t>(Franetovic &amp; Bertero, 2023)</w:t>
      </w:r>
      <w:r w:rsidR="00D44259" w:rsidRPr="00753F1A">
        <w:fldChar w:fldCharType="end"/>
      </w:r>
      <w:r w:rsidR="00D44259" w:rsidRPr="00753F1A">
        <w:t xml:space="preserve">. </w:t>
      </w:r>
      <w:r w:rsidR="008A637C" w:rsidRPr="00753F1A">
        <w:t xml:space="preserve">A </w:t>
      </w:r>
      <w:r w:rsidR="009C7A18" w:rsidRPr="00753F1A">
        <w:t>logical</w:t>
      </w:r>
      <w:r w:rsidR="008A637C" w:rsidRPr="00753F1A">
        <w:t xml:space="preserve"> extension of these findings is to investigate whether cognitive and emotional variables</w:t>
      </w:r>
      <w:r w:rsidR="00C55595" w:rsidRPr="00753F1A">
        <w:t xml:space="preserve"> </w:t>
      </w:r>
      <w:r w:rsidR="008A637C" w:rsidRPr="00753F1A">
        <w:t xml:space="preserve">influence network structure. </w:t>
      </w:r>
      <w:r w:rsidR="00D20ED9" w:rsidRPr="00753F1A">
        <w:t xml:space="preserve">One contribution analyzed anti-Roma bias, finding that the corresponding network is highly connected for individuals with high attitude strength, and more loosely connected for individuals with lesser attitude strength </w:t>
      </w:r>
      <w:r w:rsidR="008A637C" w:rsidRPr="00753F1A">
        <w:fldChar w:fldCharType="begin"/>
      </w:r>
      <w:r w:rsidR="008A637C" w:rsidRPr="00753F1A">
        <w:instrText xml:space="preserve"> ADDIN ZOTERO_ITEM CSL_CITATION {"citationID":"FrdAKQ96","properties":{"formattedCitation":"(Nariman et al., 2020)","plainCitation":"(Nariman et al., 2020)","noteIndex":0},"citationItems":[{"id":1243,"uris":["http://zotero.org/groups/5373452/items/RIRENHH6"],"itemData":{"id":1243,"type":"article-journal","container-title":"Frontiers in Psychology","DOI":"10.3389/fpsyg.2020.02071","ISSN":"1664-1078","language":"en","page":"2071","title":"Anti-roma Bias (Stereotypes, Prejudice, Behavioral Tendencies): A Network Approach Toward Attitude Strength","title-short":"Anti-roma Bias (Stereotypes, Prejudice, Behavioral Tendencies)","volume":"11","author":[{"family":"Nariman","given":"Hadi Sam"},{"family":"Hadarics","given":"Márton"},{"family":"Kende","given":"Anna"},{"family":"Lášticová","given":"Barbara"},{"family":"Poslon","given":"Xenia Daniela"},{"family":"Popper","given":"Miroslav"},{"family":"Boza","given":"Mihaela"},{"family":"Ernst-Vintila","given":"Andreea"},{"family":"Badea","given":"Constantina"},{"family":"Mahfud","given":"Yara"},{"family":"O’Connor","given":"Ashley"},{"family":"Minescu","given":"Anca"}],"issued":{"date-parts":[["2020",9]]}}}],"schema":"https://github.com/citation-style-language/schema/raw/master/csl-citation.json"} </w:instrText>
      </w:r>
      <w:r w:rsidR="008A637C" w:rsidRPr="00753F1A">
        <w:fldChar w:fldCharType="separate"/>
      </w:r>
      <w:r w:rsidR="008A637C" w:rsidRPr="00753F1A">
        <w:rPr>
          <w:noProof/>
        </w:rPr>
        <w:t>(Nariman et al., 2020)</w:t>
      </w:r>
      <w:r w:rsidR="008A637C" w:rsidRPr="00753F1A">
        <w:fldChar w:fldCharType="end"/>
      </w:r>
      <w:r w:rsidR="008A637C" w:rsidRPr="00753F1A">
        <w:t xml:space="preserve">. </w:t>
      </w:r>
      <w:r w:rsidR="009C7A18" w:rsidRPr="00753F1A">
        <w:t>This</w:t>
      </w:r>
      <w:r w:rsidR="008A637C" w:rsidRPr="00753F1A">
        <w:t xml:space="preserve"> implies network connectivity </w:t>
      </w:r>
      <w:r w:rsidR="00D20ED9" w:rsidRPr="00753F1A">
        <w:t>relates</w:t>
      </w:r>
      <w:r w:rsidR="008A637C" w:rsidRPr="00753F1A">
        <w:t xml:space="preserve"> </w:t>
      </w:r>
      <w:r w:rsidR="00D20ED9" w:rsidRPr="00753F1A">
        <w:t>to</w:t>
      </w:r>
      <w:r w:rsidR="008A637C" w:rsidRPr="00753F1A">
        <w:t xml:space="preserve"> attitude strength </w:t>
      </w:r>
      <w:r w:rsidR="008A637C" w:rsidRPr="00753F1A">
        <w:fldChar w:fldCharType="begin"/>
      </w:r>
      <w:r w:rsidR="008A637C" w:rsidRPr="00753F1A">
        <w:instrText xml:space="preserve"> ADDIN ZOTERO_ITEM CSL_CITATION {"citationID":"TuK8aZq4","properties":{"formattedCitation":"(Dalege et al., 2019)","plainCitation":"(Dalege et al., 2019)","noteIndex":0},"citationItems":[{"id":119,"uris":["http://zotero.org/users/10425122/items/VXEX2BPK"],"itemData":{"id":119,"type":"article-journal","abstract":"Attitude strength is a key characteristic of attitudes. Strong attitudes are durable and impactful, while weak attitudes are fluctuating and inconsequential. Recently, the causal attitude network (CAN) model was proposed as a comprehensive measurement model of attitudes, which conceptualizes attitudes as networks of causally connected evaluative reactions (i.e., beliefs, feelings, and behavior toward an attitude object). Here, we test the central postulate of the CAN model that highly connected attitude networks correspond to strong attitudes. We use data from the American National Election Studies 1980–2012 on attitudes toward presidential candidates (N ¼ 18,795). We first show that political interest predicts connectivity of attitude networks toward presidential candidates. Second, we show that connectivity is strongly related to two defining features of strong attitudes—stability of the attitude and the attitude’s impact on behavior. We conclude that network theory provides a promising framework to advance the understanding of attitude strength.","container-title":"Social Psychological and Personality Science","DOI":"10.1177/1948550618781062","ISSN":"1948-5506, 1948-5514","issue":"6","journalAbbreviation":"Social Psychological and Personality Science","language":"en","page":"746-756","source":"DOI.org (Crossref)","title":"A Network Perspective on Attitude Strength: Testing the Connectivity Hypothesis","title-short":"A Network Perspective on Attitude Strength","volume":"10","author":[{"family":"Dalege","given":"Jonas"},{"family":"Borsboom","given":"Denny"},{"family":"Harreveld","given":"Frenk","non-dropping-particle":"van"},{"family":"Maas","given":"Han L. J.","non-dropping-particle":"van der"}],"issued":{"date-parts":[["2019",8]]}}}],"schema":"https://github.com/citation-style-language/schema/raw/master/csl-citation.json"} </w:instrText>
      </w:r>
      <w:r w:rsidR="008A637C" w:rsidRPr="00753F1A">
        <w:fldChar w:fldCharType="separate"/>
      </w:r>
      <w:r w:rsidR="008A637C" w:rsidRPr="00753F1A">
        <w:rPr>
          <w:noProof/>
        </w:rPr>
        <w:t>(Dalege et al., 2019)</w:t>
      </w:r>
      <w:r w:rsidR="008A637C" w:rsidRPr="00753F1A">
        <w:fldChar w:fldCharType="end"/>
      </w:r>
      <w:r w:rsidR="008A637C" w:rsidRPr="00753F1A">
        <w:t xml:space="preserve">, and that attitude strength moderates the relationships between the network components </w:t>
      </w:r>
      <w:r w:rsidR="008A637C" w:rsidRPr="00753F1A">
        <w:fldChar w:fldCharType="begin"/>
      </w:r>
      <w:r w:rsidR="008A637C" w:rsidRPr="00753F1A">
        <w:instrText xml:space="preserve"> ADDIN ZOTERO_ITEM CSL_CITATION {"citationID":"Kd1fZVfj","properties":{"formattedCitation":"(Haslbeck et al., 2021)","plainCitation":"(Haslbeck et al., 2021)","noteIndex":0},"citationItems":[{"id":1199,"uris":["http://zotero.org/groups/5373452/items/X4TLYJEX"],"itemData":{"id":1199,"type":"article-journal","abstract":"Pairwise network models such as the Gaussian Graphical Model (GGM) are a powerful and intuitive way to analyze dependencies in multivariate data. A key assumption of the GGM is that each pairwise interaction is independent of the values of all other variables. However, in psychological research, this is often implausible. In this article, we extend the GGM by allowing each pairwise interaction between two variables to be moderated by (a subset of) all other variables in the model, and thereby introduce a Moderated Network Model (MNM). We show how to construct MNMs and propose an -regularized nodewise regression approach to estimate them. We provide performance results in a simulation study and show that MNMs outperform the split-sample based methods Network Comparison Test (NCT) and Fused Graphical Lasso (FGL) in detecting moderation effects. Finally, we provide a fully reproducible tutorial on how to estimate MNMs with the R-package mgm and discuss possible issues with model misspecification.","container-title":"Multivariate Behavioral Research","DOI":"10.1080/00273171.2019.1677207","ISSN":"0027-3171","issue":"2","note":"PMID: 31782672","page":"256–287","title":"Moderated Network Models","volume":"56","author":[{"family":"Haslbeck","given":"Jonas M. B."},{"family":"Borsboom","given":"Denny"},{"family":"Waldorp","given":"Lourens J."}],"issued":{"date-parts":[["2021"]]}}}],"schema":"https://github.com/citation-style-language/schema/raw/master/csl-citation.json"} </w:instrText>
      </w:r>
      <w:r w:rsidR="008A637C" w:rsidRPr="00753F1A">
        <w:fldChar w:fldCharType="separate"/>
      </w:r>
      <w:r w:rsidR="008A637C" w:rsidRPr="00753F1A">
        <w:rPr>
          <w:noProof/>
        </w:rPr>
        <w:t>(Haslbeck et al., 2021)</w:t>
      </w:r>
      <w:r w:rsidR="008A637C" w:rsidRPr="00753F1A">
        <w:fldChar w:fldCharType="end"/>
      </w:r>
      <w:r w:rsidR="008A637C" w:rsidRPr="00753F1A">
        <w:t xml:space="preserve">. </w:t>
      </w:r>
      <w:r w:rsidR="008A637C" w:rsidRPr="00753F1A">
        <w:lastRenderedPageBreak/>
        <w:t>In the realm of attitude</w:t>
      </w:r>
      <w:r w:rsidR="00C55595" w:rsidRPr="00753F1A">
        <w:t>s</w:t>
      </w:r>
      <w:r w:rsidR="008A637C" w:rsidRPr="00753F1A">
        <w:t xml:space="preserve"> </w:t>
      </w:r>
      <w:r w:rsidR="00E62E95" w:rsidRPr="00753F1A">
        <w:t>toward</w:t>
      </w:r>
      <w:r w:rsidR="008A637C" w:rsidRPr="00753F1A">
        <w:t xml:space="preserve"> inequality, </w:t>
      </w:r>
      <w:r w:rsidR="00C55595" w:rsidRPr="00753F1A">
        <w:t>scholars extensively examined the role of anger.</w:t>
      </w:r>
      <w:r w:rsidR="008A637C" w:rsidRPr="00753F1A">
        <w:t xml:space="preserve"> </w:t>
      </w:r>
      <w:r w:rsidR="009C7A18" w:rsidRPr="00753F1A">
        <w:t xml:space="preserve">Researchers have explored its determinants, finding </w:t>
      </w:r>
      <w:r w:rsidR="00C55595" w:rsidRPr="00753F1A">
        <w:t xml:space="preserve">U.S. citizens </w:t>
      </w:r>
      <w:r w:rsidR="009C7A18" w:rsidRPr="00753F1A">
        <w:t xml:space="preserve">with lower social status tend to express higher levels of anger </w:t>
      </w:r>
      <w:r w:rsidR="009C7A18" w:rsidRPr="00753F1A">
        <w:fldChar w:fldCharType="begin"/>
      </w:r>
      <w:r w:rsidR="009C7A18" w:rsidRPr="00753F1A">
        <w:instrText xml:space="preserve"> ADDIN ZOTERO_ITEM CSL_CITATION {"citationID":"BMQt9SUW","properties":{"formattedCitation":"(Park et al., 2013)","plainCitation":"(Park et al., 2013)","noteIndex":0},"citationItems":[{"id":1438,"uris":["http://zotero.org/groups/5379819/items/B7DB8497"],"itemData":{"id":1438,"type":"article-journal","container-title":"Emotion","DOI":"10.1037/a0034273","ISSN":"1931-1516, 1528-3542","issue":"6","journalAbbreviation":"Emotion","language":"en","page":"1122-1131","source":"DOI.org (Crossref)","title":"Social status and anger expression: The cultural moderation hypothesis.","title-short":"Social status and anger expression","volume":"13","author":[{"family":"Park","given":"Jiyoung"},{"family":"Kitayama","given":"Shinobu"},{"family":"Markus","given":"Hazel R."},{"family":"Coe","given":"Christopher L."},{"family":"Miyamoto","given":"Yuri"},{"family":"Karasawa","given":"Mayumi"},{"family":"Curhan","given":"Katherine B."},{"family":"Love","given":"Gayle D."},{"family":"Kawakami","given":"Norito"},{"family":"Boylan","given":"Jennifer Morozink"},{"family":"Ryff","given":"Carol D."}],"issued":{"date-parts":[["2013",12]]}}}],"schema":"https://github.com/citation-style-language/schema/raw/master/csl-citation.json"} </w:instrText>
      </w:r>
      <w:r w:rsidR="009C7A18" w:rsidRPr="00753F1A">
        <w:fldChar w:fldCharType="separate"/>
      </w:r>
      <w:r w:rsidR="009C7A18" w:rsidRPr="00753F1A">
        <w:rPr>
          <w:noProof/>
        </w:rPr>
        <w:t>(Park et al., 2013)</w:t>
      </w:r>
      <w:r w:rsidR="009C7A18" w:rsidRPr="00753F1A">
        <w:fldChar w:fldCharType="end"/>
      </w:r>
      <w:r w:rsidR="009C7A18" w:rsidRPr="00753F1A">
        <w:t xml:space="preserve">. Anger is often rooted in feelings of frustration, inferiority, and injustice </w:t>
      </w:r>
      <w:r w:rsidR="009C7A18" w:rsidRPr="00753F1A">
        <w:fldChar w:fldCharType="begin"/>
      </w:r>
      <w:r w:rsidR="009C7A18" w:rsidRPr="00753F1A">
        <w:instrText xml:space="preserve"> ADDIN ZOTERO_ITEM CSL_CITATION {"citationID":"DZY4CgcF","properties":{"formattedCitation":"(Smith, 2008)","plainCitation":"(Smith, 2008)","noteIndex":0},"citationItems":[{"id":1440,"uris":["http://zotero.org/groups/5379819/items/9Q77SUVU"],"itemData":{"id":1440,"type":"book","ISBN":"978-0-19-532795-3","note":"DOI: 10.1093/acprof:oso/9780195327953.001.0001\nDOI: 10.1093/acprof:oso/9780195327953.001.0001","publisher":"Oxford University Press","source":"DOI.org (Crossref)","title":"Envy","URL":"http://www.oxfordscholarship.com/view/10.1093/acprof:oso/9780195327953.001.0001/acprof-9780195327953","author":[{"family":"Smith","given":"Richard"}],"accessed":{"date-parts":[["2024",2,9]]},"issued":{"date-parts":[["2008",10,16]]}}}],"schema":"https://github.com/citation-style-language/schema/raw/master/csl-citation.json"} </w:instrText>
      </w:r>
      <w:r w:rsidR="009C7A18" w:rsidRPr="00753F1A">
        <w:fldChar w:fldCharType="separate"/>
      </w:r>
      <w:r w:rsidR="009C7A18" w:rsidRPr="00753F1A">
        <w:rPr>
          <w:noProof/>
        </w:rPr>
        <w:t>(Smith, 2008)</w:t>
      </w:r>
      <w:r w:rsidR="009C7A18" w:rsidRPr="00753F1A">
        <w:fldChar w:fldCharType="end"/>
      </w:r>
      <w:r w:rsidR="009C7A18" w:rsidRPr="00753F1A">
        <w:t xml:space="preserve">. </w:t>
      </w:r>
      <w:r w:rsidR="00A64E6A" w:rsidRPr="00753F1A">
        <w:t xml:space="preserve">Moreover, anger </w:t>
      </w:r>
      <w:r w:rsidR="00E62E95" w:rsidRPr="00753F1A">
        <w:t>toward</w:t>
      </w:r>
      <w:r w:rsidR="00A64E6A" w:rsidRPr="00753F1A">
        <w:t xml:space="preserve"> inequality also has important societal outcomes. </w:t>
      </w:r>
      <w:r w:rsidR="00F463B5" w:rsidRPr="00753F1A">
        <w:t xml:space="preserve">Comparative research shows that angry individuals are unlikely to vote for parties adopting conservative stances on economic issues and express high support for economically progressive parties </w:t>
      </w:r>
      <w:r w:rsidR="00F463B5" w:rsidRPr="00753F1A">
        <w:fldChar w:fldCharType="begin"/>
      </w:r>
      <w:r w:rsidR="00F463B5" w:rsidRPr="00753F1A">
        <w:instrText xml:space="preserve"> ADDIN ZOTERO_ITEM CSL_CITATION {"citationID":"Z2yulORo","properties":{"formattedCitation":"(Gonthier, 2023)","plainCitation":"(Gonthier, 2023)","noteIndex":0},"citationItems":[{"id":1444,"uris":["http://zotero.org/groups/5379819/items/WBI4U7SJ"],"itemData":{"id":1444,"type":"article-journal","container-title":"International Journal of Sociology","DOI":"10.1080/00207659.2023.2222650","ISSN":"0020-7659, 1557-9336","issue":"5","journalAbbreviation":"International Journal of Sociology","language":"en","page":"351-372","source":"DOI.org (Crossref)","title":"It’s the Moral Economy, Stupid! Anger Toward Economic Inequality and Populist Voting","volume":"53","author":[{"family":"Gonthier","given":"Frédéric"}],"issued":{"date-parts":[["2023",9,3]]}}}],"schema":"https://github.com/citation-style-language/schema/raw/master/csl-citation.json"} </w:instrText>
      </w:r>
      <w:r w:rsidR="00F463B5" w:rsidRPr="00753F1A">
        <w:fldChar w:fldCharType="separate"/>
      </w:r>
      <w:r w:rsidR="00F463B5" w:rsidRPr="00753F1A">
        <w:rPr>
          <w:noProof/>
        </w:rPr>
        <w:t>(Gonthier, 2023)</w:t>
      </w:r>
      <w:r w:rsidR="00F463B5" w:rsidRPr="00753F1A">
        <w:fldChar w:fldCharType="end"/>
      </w:r>
      <w:r w:rsidR="00F463B5" w:rsidRPr="00753F1A">
        <w:t>. More importantly, t</w:t>
      </w:r>
      <w:r w:rsidR="00A64E6A" w:rsidRPr="00753F1A">
        <w:t xml:space="preserve">he link between the perceptions of existing inequalities and the willingness to engage in political action to reduce them is stronger for angry individuals </w:t>
      </w:r>
      <w:r w:rsidR="00A64E6A" w:rsidRPr="00753F1A">
        <w:fldChar w:fldCharType="begin"/>
      </w:r>
      <w:r w:rsidR="00A64E6A" w:rsidRPr="00753F1A">
        <w:instrText xml:space="preserve"> ADDIN ZOTERO_ITEM CSL_CITATION {"citationID":"JwsnayMA","properties":{"formattedCitation":"(Leach et al., 2006)","plainCitation":"(Leach et al., 2006)","noteIndex":0},"citationItems":[{"id":1441,"uris":["http://zotero.org/groups/5379819/items/B6ZMCRXQ"],"itemData":{"id":1441,"type":"article-journal","abstract":"Three studies examined non-Aboriginal Australians’ guilt and anger about their ingroup’s advantage over structurally disadvantaged Aborigines. Study 1 showed that participants who perceived their ingroup as relatively advantaged perceived this inequality as unfair and felt guilt and anger about it. Anger, and to a lesser degree guilt, predicted the willingness to engage in political action regarding ingroup advantage. Study 2 showed both guilt and anger to be relatively self-focused because both were associated with appraising the ingroup’s (rather than the government’s) discrimination as responsible for ingroup advantage. Study 3 examined on participants especially willing to engage in political action to bring about systemic compensation to Aborigines. Anger about ingroup advantage was a potent predictor. Although guilt was associated with the abstract goal of systemic compensation, guilt did not explain willingness for political action. Results underline the importance of examining specific group-based emotions in intergroup relations.","container-title":"Personality and Social Psychology Bulletin","DOI":"10.1177/0146167206289729","ISSN":"0146-1672, 1552-7433","issue":"9","journalAbbreviation":"Pers Soc Psychol Bull","language":"en","page":"1232-1245","source":"DOI.org (Crossref)","title":"Anger and Guilt About Ingroup Advantage Explain the Willingness for Political Action","volume":"32","author":[{"family":"Leach","given":"Colin Wayne"},{"family":"Iyer","given":"Aarti"},{"family":"Pedersen","given":"Anne"}],"issued":{"date-parts":[["2006",9]]}}}],"schema":"https://github.com/citation-style-language/schema/raw/master/csl-citation.json"} </w:instrText>
      </w:r>
      <w:r w:rsidR="00A64E6A" w:rsidRPr="00753F1A">
        <w:fldChar w:fldCharType="separate"/>
      </w:r>
      <w:r w:rsidR="00A64E6A" w:rsidRPr="00753F1A">
        <w:rPr>
          <w:noProof/>
        </w:rPr>
        <w:t>(Leach et al., 2006)</w:t>
      </w:r>
      <w:r w:rsidR="00A64E6A" w:rsidRPr="00753F1A">
        <w:fldChar w:fldCharType="end"/>
      </w:r>
      <w:r w:rsidR="00A64E6A" w:rsidRPr="00753F1A">
        <w:t xml:space="preserve">. Anger also </w:t>
      </w:r>
      <w:r w:rsidR="00F463B5" w:rsidRPr="00753F1A">
        <w:t>mediates</w:t>
      </w:r>
      <w:r w:rsidR="00A64E6A" w:rsidRPr="00753F1A">
        <w:t xml:space="preserve"> the relationships between perceived inequalities and psychological </w:t>
      </w:r>
      <w:r w:rsidR="00F463B5" w:rsidRPr="00753F1A">
        <w:t xml:space="preserve">subjective well‐being </w:t>
      </w:r>
      <w:r w:rsidR="00F463B5" w:rsidRPr="00753F1A">
        <w:fldChar w:fldCharType="begin"/>
      </w:r>
      <w:r w:rsidR="00F463B5" w:rsidRPr="00753F1A">
        <w:instrText xml:space="preserve"> ADDIN ZOTERO_ITEM CSL_CITATION {"citationID":"mQqGpXyE","properties":{"formattedCitation":"(Vezzoli et al., 2023)","plainCitation":"(Vezzoli et al., 2023)","noteIndex":0},"citationItems":[{"id":1442,"uris":["http://zotero.org/groups/5379819/items/YNS3LEYK"],"itemData":{"id":1442,"type":"article-journal","abstract":"Abstract\n            \n              Much research found that economic inequality—the dispersion of incomes distribution among individuals in a society—affects subjective well‐being (SWB). As a meta‐analysis has shown, the association between economic inequality, commonly measured by the Gini index, and individuals' SWB is weak and not significant. Psychosocial research suggests that the situational perception, rather than objective reality, has a greater impact on individuals. Our aim was to investigate whether and how objective and subjective measures of economic inequality affect the subjective individuals' well‐being, both in its affective and cognitive components. A representative Italian sample (\n              N\n               = 1446, 51% women; average age = 42.42 years,\n              SD\n               = 12.87) answered an online survey. Multilevel regressions detected a negative and significant effect of the inequality perception on well‐being. In contrast, the Gini index showed no effect. Two psychological mechanisms explain the association between perceived inequality and well‐being: Perceived anger toward inequality and individuals' economic vulnerability. The parallel mediation models showed that the effect of perceived inequality is conveyed by cognitive (economic vulnerability) and emotional (anger) processing of inequality. Findings also highlighted the role of the ongoing COVID‐19 pandemic.","container-title":"Journal of Applied Social Psychology","DOI":"10.1111/jasp.12928","ISSN":"0021-9029, 1559-1816","issue":"2","journalAbbreviation":"J Applied Social Pyschol","language":"en","page":"85-100","source":"DOI.org (Crossref)","title":"Effects of objective and subjective indicators of economic inequality on subjective well‐being: Underlying mechanisms","title-short":"Effects of objective and subjective indicators of economic inequality on subjective well‐being","volume":"53","author":[{"family":"Vezzoli","given":"Michela"},{"family":"Valtorta","given":"Roberta Rosa"},{"family":"Mari","given":"Silvia"},{"family":"Durante","given":"Federica"},{"family":"Volpato","given":"Chiara"}],"issued":{"date-parts":[["2023",2]]}}}],"schema":"https://github.com/citation-style-language/schema/raw/master/csl-citation.json"} </w:instrText>
      </w:r>
      <w:r w:rsidR="00F463B5" w:rsidRPr="00753F1A">
        <w:fldChar w:fldCharType="separate"/>
      </w:r>
      <w:r w:rsidR="00F463B5" w:rsidRPr="00753F1A">
        <w:rPr>
          <w:noProof/>
        </w:rPr>
        <w:t>(Vezzoli et al., 2023)</w:t>
      </w:r>
      <w:r w:rsidR="00F463B5" w:rsidRPr="00753F1A">
        <w:fldChar w:fldCharType="end"/>
      </w:r>
      <w:r w:rsidR="00F463B5" w:rsidRPr="00753F1A">
        <w:t xml:space="preserve">. This research extends these investigations by </w:t>
      </w:r>
      <w:r w:rsidR="0078524A" w:rsidRPr="00753F1A">
        <w:t>assessing</w:t>
      </w:r>
      <w:r w:rsidR="00F463B5" w:rsidRPr="00753F1A">
        <w:t xml:space="preserve"> whe</w:t>
      </w:r>
      <w:r w:rsidR="0078524A" w:rsidRPr="00753F1A">
        <w:t>th</w:t>
      </w:r>
      <w:r w:rsidR="00F463B5" w:rsidRPr="00753F1A">
        <w:t xml:space="preserve">er </w:t>
      </w:r>
      <w:r w:rsidR="00D01E70" w:rsidRPr="00753F1A">
        <w:t xml:space="preserve">anger moderates </w:t>
      </w:r>
      <w:r w:rsidR="00F463B5" w:rsidRPr="00753F1A">
        <w:t xml:space="preserve">the relationships between the components </w:t>
      </w:r>
      <w:r w:rsidR="0078524A" w:rsidRPr="00753F1A">
        <w:t xml:space="preserve">of attitudes </w:t>
      </w:r>
      <w:r w:rsidR="00E62E95" w:rsidRPr="00753F1A">
        <w:t>toward</w:t>
      </w:r>
      <w:r w:rsidR="0078524A" w:rsidRPr="00753F1A">
        <w:t xml:space="preserve"> inequality</w:t>
      </w:r>
      <w:r w:rsidR="00D01E70" w:rsidRPr="00753F1A">
        <w:t>:</w:t>
      </w:r>
    </w:p>
    <w:p w14:paraId="500021D6" w14:textId="77777777" w:rsidR="0078524A" w:rsidRPr="00753F1A" w:rsidRDefault="0078524A" w:rsidP="00822482"/>
    <w:p w14:paraId="6C5E0A77" w14:textId="1C1705A5" w:rsidR="00822482" w:rsidRPr="00753F1A" w:rsidRDefault="00822482" w:rsidP="00822482">
      <w:r w:rsidRPr="00753F1A">
        <w:t xml:space="preserve">H3:  </w:t>
      </w:r>
      <w:r w:rsidR="0078524A" w:rsidRPr="00753F1A">
        <w:t xml:space="preserve">The structure of the network of attitudes </w:t>
      </w:r>
      <w:r w:rsidR="00E62E95" w:rsidRPr="00753F1A">
        <w:t>toward</w:t>
      </w:r>
      <w:r w:rsidR="0078524A" w:rsidRPr="00753F1A">
        <w:t xml:space="preserve"> inequality, redistribution,</w:t>
      </w:r>
      <w:r w:rsidR="00D37B73">
        <w:t xml:space="preserve"> </w:t>
      </w:r>
      <w:r w:rsidR="0078524A" w:rsidRPr="00753F1A">
        <w:t>taxation</w:t>
      </w:r>
      <w:r w:rsidR="00D37B73">
        <w:t xml:space="preserve">, and </w:t>
      </w:r>
      <w:r w:rsidR="004B6A10">
        <w:t>wages</w:t>
      </w:r>
      <w:r w:rsidR="0078524A" w:rsidRPr="00753F1A">
        <w:t xml:space="preserve"> is moderated by </w:t>
      </w:r>
      <w:r w:rsidR="00D37B73">
        <w:t xml:space="preserve">individuals’ </w:t>
      </w:r>
      <w:r w:rsidR="0078524A" w:rsidRPr="00753F1A">
        <w:t xml:space="preserve">anger </w:t>
      </w:r>
      <w:r w:rsidR="00E62E95" w:rsidRPr="00753F1A">
        <w:t>toward</w:t>
      </w:r>
      <w:r w:rsidR="0078524A" w:rsidRPr="00753F1A">
        <w:t xml:space="preserve"> inequality.</w:t>
      </w:r>
    </w:p>
    <w:p w14:paraId="33255668" w14:textId="77777777" w:rsidR="00BC14B5" w:rsidRPr="00753F1A" w:rsidRDefault="00BC14B5" w:rsidP="00822482"/>
    <w:p w14:paraId="26482950" w14:textId="2B28636F" w:rsidR="002F67E5" w:rsidRPr="00753F1A" w:rsidRDefault="0078524A" w:rsidP="002F67E5">
      <w:pPr>
        <w:rPr>
          <w:sz w:val="24"/>
          <w:szCs w:val="24"/>
        </w:rPr>
      </w:pPr>
      <w:r w:rsidRPr="00753F1A">
        <w:t xml:space="preserve">Network approaches to belief systems produced a formalized theory of attitude change. Attitudes form a network </w:t>
      </w:r>
      <w:r w:rsidR="00D01E70" w:rsidRPr="00753F1A">
        <w:t>where nodes differ in centrality, which measures the degree to which a node is predicted and/or predicts every other</w:t>
      </w:r>
      <w:r w:rsidRPr="00753F1A">
        <w:t xml:space="preserve">. </w:t>
      </w:r>
      <w:r w:rsidR="00D01E70" w:rsidRPr="00753F1A">
        <w:t>I</w:t>
      </w:r>
      <w:r w:rsidR="002F67E5" w:rsidRPr="00753F1A">
        <w:t>f a change occurs in a central -rather than peripheral</w:t>
      </w:r>
      <w:r w:rsidR="00D01E70" w:rsidRPr="00753F1A">
        <w:t>-</w:t>
      </w:r>
      <w:r w:rsidR="002F67E5" w:rsidRPr="00753F1A">
        <w:t xml:space="preserve"> node</w:t>
      </w:r>
      <w:r w:rsidR="00D01E70" w:rsidRPr="00753F1A">
        <w:t>,</w:t>
      </w:r>
      <w:r w:rsidR="002F67E5" w:rsidRPr="00753F1A">
        <w:t xml:space="preserve"> the </w:t>
      </w:r>
      <w:r w:rsidR="00D01E70" w:rsidRPr="00753F1A">
        <w:t>network of attitudes</w:t>
      </w:r>
      <w:r w:rsidR="002F67E5" w:rsidRPr="00753F1A">
        <w:t xml:space="preserve"> should vary to a greater extent. This </w:t>
      </w:r>
      <w:r w:rsidRPr="00753F1A">
        <w:t>has been</w:t>
      </w:r>
      <w:r w:rsidR="002F67E5" w:rsidRPr="00753F1A">
        <w:t xml:space="preserve"> confirmed by simulation and longitudinal studies. In simulated data, changes in central nodes </w:t>
      </w:r>
      <w:r w:rsidR="00D01E70" w:rsidRPr="00753F1A">
        <w:t>ha</w:t>
      </w:r>
      <w:r w:rsidR="00A07EF1">
        <w:t>ve</w:t>
      </w:r>
      <w:r w:rsidR="00D01E70" w:rsidRPr="00753F1A">
        <w:t xml:space="preserve"> been</w:t>
      </w:r>
      <w:r w:rsidR="002F67E5" w:rsidRPr="00753F1A">
        <w:t xml:space="preserve"> associated with a downstream effect in the attitude networks</w:t>
      </w:r>
      <w:r w:rsidRPr="00753F1A">
        <w:t xml:space="preserve"> </w:t>
      </w:r>
      <w:r w:rsidRPr="00753F1A">
        <w:fldChar w:fldCharType="begin"/>
      </w:r>
      <w:r w:rsidR="0081649E" w:rsidRPr="00753F1A">
        <w:instrText xml:space="preserve"> ADDIN ZOTERO_ITEM CSL_CITATION {"citationID":"o4yE2pZg","properties":{"formattedCitation":"(Dalege, Borsboom, Harreveld, &amp; Maas, 2017; Dalege, Borsboom, Harreveld, Waldorp, et al., 2017)","plainCitation":"(Dalege, Borsboom, Harreveld, &amp; Maas, 2017; Dalege, Borsboom, Harreveld, Waldorp, et al., 2017)","noteIndex":0},"citationItems":[{"id":1271,"uris":["http://zotero.org/groups/5379819/items/596QF49S"],"itemData":{"id":1271,"type":"article-journal","abstract":"In this article, we provide a brief tutorial on the estimation, analysis, and simulation on attitude networks using the programming language R. We first discuss what a network is and subsequently show how one can estimate a regularized network on typical attitude data. For this, we use open-access data on the attitudes toward Barack Obama during the 2012 American presidential election. Second, we show how one can calculate standard network measures such as community structure, centrality, and connectivity on this estimated attitude network. Third, we show how one can simulate from an estimated attitude network to derive predictions from attitude networks. By this, we highlight that network theory provides a framework for both testing and developing formalized hypotheses on attitudes and related core social psychological constructs.","container-title":"Social Psychological and Personality Science","DOI":"10.1177/1948550617709827","ISSN":"1948-5506","issue":"5","language":"en","page":"528–537","title":"Network Analysis on Attitudes: A Brief Tutorial","title-short":"Network Analysis on Attitudes","volume":"8","author":[{"family":"Dalege","given":"Jonas"},{"family":"Borsboom","given":"Denny"},{"family":"Harreveld","given":"Frenk","dropping-particle":"van"},{"family":"Maas","given":"Han L. J.","dropping-particle":"van der"}],"issued":{"date-parts":[["2017",7]]}}},{"id":1029,"uris":["http://zotero.org/users/10425122/items/B2RXGVDK"],"itemData":{"id":1029,"type":"article-journal","abstract":"Attitudes can have a profound impact on socially relevant behaviours, such as voting. However, this effect is not uniform across situations or individuals, and it is at present difficult to predict whether attitudes will predict behaviour in any given circumstance. Using a network model, we demonstrate that (a) more strongly connected attitude networks have a stronger impact on behaviour, and (b) within any given attitude network, the most central attitude elements have the strongest impact. We test these hypotheses using data on voting and attitudes toward presidential candidates in the US presidential elections from 1980 to 2012. These analyses confirm that the predictive value of attitude networks depends almost entirely on their level of connectivity, with more central attitude elements having stronger impact. The impact of attitudes on voting behaviour can thus be reliably determined before elections take place by using network analyses.","container-title":"Scientific Reports","DOI":"10.1038/s41598-017-05048-y","issue":"1","note":"_eprint: 1704.00910\nPMID: 28687776\nPMCID: PMC5501836","page":"4909","title":"Network Structure Explains the Impact of Attitudes on Voting Decisions","volume":"7","author":[{"family":"Dalege","given":"Jonas"},{"family":"Borsboom","given":"Denny"},{"family":"Harreveld","given":"Frenk","dropping-particle":"van"},{"family":"Waldorp","given":"Lourens J."},{"family":"Maas","given":"Han L. J.","dropping-particle":"van der"}],"issued":{"date-parts":[["2017"]]}}}],"schema":"https://github.com/citation-style-language/schema/raw/master/csl-citation.json"} </w:instrText>
      </w:r>
      <w:r w:rsidRPr="00753F1A">
        <w:fldChar w:fldCharType="separate"/>
      </w:r>
      <w:r w:rsidR="0081649E" w:rsidRPr="00753F1A">
        <w:rPr>
          <w:noProof/>
        </w:rPr>
        <w:t>(Dalege, Borsboom, Harreveld, &amp; Maas, 2017; Dalege, Borsboom, Harreveld, Waldorp, et al., 2017)</w:t>
      </w:r>
      <w:r w:rsidRPr="00753F1A">
        <w:fldChar w:fldCharType="end"/>
      </w:r>
      <w:r w:rsidR="002F67E5" w:rsidRPr="00753F1A">
        <w:t xml:space="preserve">. The downstream effect occurs when a change in the state of a node (i.e.: from “not endorsed” to “endorsed”) produces </w:t>
      </w:r>
      <w:r w:rsidR="00D01E70" w:rsidRPr="00753F1A">
        <w:t xml:space="preserve">consistent </w:t>
      </w:r>
      <w:r w:rsidR="002F67E5" w:rsidRPr="00753F1A">
        <w:t xml:space="preserve">adaptations in the network, leading other neighboring nodes to change their state. This phenomenon </w:t>
      </w:r>
      <w:r w:rsidR="00D01E70" w:rsidRPr="00753F1A">
        <w:t>has</w:t>
      </w:r>
      <w:r w:rsidR="002F67E5" w:rsidRPr="00753F1A">
        <w:t xml:space="preserve"> also </w:t>
      </w:r>
      <w:r w:rsidR="00D01E70" w:rsidRPr="00753F1A">
        <w:t xml:space="preserve">been </w:t>
      </w:r>
      <w:r w:rsidR="002F67E5" w:rsidRPr="00753F1A">
        <w:t>observed, even if with lesser intensity, with longitudinal data in the field of job satisfaction</w:t>
      </w:r>
      <w:r w:rsidR="0081649E" w:rsidRPr="00753F1A">
        <w:t xml:space="preserve"> </w:t>
      </w:r>
      <w:r w:rsidR="0081649E" w:rsidRPr="00753F1A">
        <w:fldChar w:fldCharType="begin"/>
      </w:r>
      <w:r w:rsidR="0081649E" w:rsidRPr="00753F1A">
        <w:instrText xml:space="preserve"> ADDIN ZOTERO_ITEM CSL_CITATION {"citationID":"CsL8Hn4Q","properties":{"formattedCitation":"(Carter et al., 2020)","plainCitation":"(Carter et al., 2020)","noteIndex":0},"citationItems":[{"id":1244,"uris":["http://zotero.org/groups/5373452/items/4QHKPMG9"],"itemData":{"id":1244,"type":"article-journal","abstract":"Job satisfaction researchers typically assume a tripartite model, suggesting evaluations of the job are explained by latent cognitive and affective factors. However, in the attitudes literature, connectionist theorists view attitudes as emergent structures resulting from the mutually reinforcing causal force of interacting cognitive evaluations. Recently, the causal attitudes network (CAN; Dalege et al., 2016) model was proposed as an integration of both these perspectives with network theory. Here, we describe the CAN model and its implications for understanding job satisfaction. We extend the existing literature by drawing from both attitude and network theory. Using multiple data sets and measures of job satisfaction, we test these ideas empirically. First, drawing on the functional approach to attitudes, we show the instrumental-symbolic distinction in attitude objects is evident in job satisfaction networks. Specifically, networks for more instrumental features (e.g., pay) show stable, high connectivity and form a single cluster, whereas networks regarding symbolic features (e.g., supervisor) increase in connectivity with exposure (i.e., job tenure) and form clusters based on valence and cognitive-affective distinction. We show these distinctions result in “small-world” networks for symbolic features wherein affective reactions are more central than cognitive reactions, consistent with the affective primacy hypothesis. We show the practical advantage of CAN by demonstrating in longitudinal data that items with high centrality are more likely to affect change throughout the attitude network, and that network models are better able to predict future voluntary turnover compared with structural equation models. Implications of this exciting new model for research and practice are discussed.","container-title":"Journal of Applied Psychology","DOI":"10.1037/apl0000469","ISSN":"0021-9010","issue":"9","note":"PMID: 31855030","page":"959–993","title":"Understanding Job Satisfaction in the Causal Attitude Network (CAN) Model","volume":"105","author":[{"family":"Carter","given":"Nathan T."},{"family":"Lowery","given":"Megan R."},{"family":"Smith","given":"Rachel Williamson"},{"family":"Conley","given":"Katelyn M."},{"family":"Harris","given":"Alexandra M."},{"family":"Listyg","given":"Benjamin"},{"family":"Maupin","given":"Cynthia K."},{"family":"King","given":"Rachel T."},{"family":"Carter","given":"Dorothy R."}],"issued":{"date-parts":[["2020"]]}}}],"schema":"https://github.com/citation-style-language/schema/raw/master/csl-citation.json"} </w:instrText>
      </w:r>
      <w:r w:rsidR="0081649E" w:rsidRPr="00753F1A">
        <w:fldChar w:fldCharType="separate"/>
      </w:r>
      <w:r w:rsidR="0081649E" w:rsidRPr="00753F1A">
        <w:rPr>
          <w:noProof/>
        </w:rPr>
        <w:t>(Carter et al., 2020)</w:t>
      </w:r>
      <w:r w:rsidR="0081649E" w:rsidRPr="00753F1A">
        <w:fldChar w:fldCharType="end"/>
      </w:r>
      <w:r w:rsidR="002F67E5" w:rsidRPr="00753F1A">
        <w:t>, COVID-19-related attitudes</w:t>
      </w:r>
      <w:r w:rsidR="0081649E" w:rsidRPr="00753F1A">
        <w:t xml:space="preserve"> </w:t>
      </w:r>
      <w:r w:rsidR="0081649E" w:rsidRPr="00753F1A">
        <w:fldChar w:fldCharType="begin"/>
      </w:r>
      <w:r w:rsidR="0081649E" w:rsidRPr="00753F1A">
        <w:instrText xml:space="preserve"> ADDIN ZOTERO_ITEM CSL_CITATION {"citationID":"sKEQeybB","properties":{"formattedCitation":"(Chambon et al., 2022)","plainCitation":"(Chambon et al., 2022)","noteIndex":0},"citationItems":[{"id":1445,"uris":["http://zotero.org/groups/5379819/items/EPZRW2QR"],"itemData":{"id":1445,"type":"article-journal","abstract":"This study examines how broad attitude networks are affected by tailored interventions aimed at variables selected based on their connectiveness with other variables. We first computed a broad attitude network based on a large-scale cross-sectional COVID-19 survey (\n              N\n              = 6,093). Over a period of approximately 10 weeks, participants were invited five times to complete this survey, with the third and fifth wave including interventions aimed at manipulating specific variables in the broad COVID-19 attitude network. Results suggest that targeted interventions that yield relatively strong effects on variables central to a broad attitude network have downstream effects on connected variables, which can be partially explained by the variables the interventions were aimed at. We conclude that broad attitude network structures can reveal important relations between variables that can help to design new interventions.","container-title":"PLOS ONE","DOI":"10.1371/journal.pone.0276439","ISSN":"1932-6203","issue":"10","journalAbbreviation":"PLoS ONE","language":"en","page":"e0276439","source":"DOI.org (Crossref)","title":"Tailored interventions into broad attitude networks towards the COVID-19 pandemic","volume":"17","author":[{"family":"Chambon","given":"Monique"},{"family":"Dalege","given":"Jonas"},{"family":"Waldorp","given":"Lourens J."},{"family":"Van Der Maas","given":"Han L. J."},{"family":"Borsboom","given":"Denny"},{"family":"Van Harreveld","given":"Frenk"}],"editor":[{"family":"Spruyt","given":"Adriaan"}],"issued":{"date-parts":[["2022",10,27]]}}}],"schema":"https://github.com/citation-style-language/schema/raw/master/csl-citation.json"} </w:instrText>
      </w:r>
      <w:r w:rsidR="0081649E" w:rsidRPr="00753F1A">
        <w:fldChar w:fldCharType="separate"/>
      </w:r>
      <w:r w:rsidR="0081649E" w:rsidRPr="00753F1A">
        <w:rPr>
          <w:noProof/>
        </w:rPr>
        <w:t>(Chambon et al., 2022)</w:t>
      </w:r>
      <w:r w:rsidR="0081649E" w:rsidRPr="00753F1A">
        <w:fldChar w:fldCharType="end"/>
      </w:r>
      <w:r w:rsidR="0081649E" w:rsidRPr="00753F1A">
        <w:t xml:space="preserve">, and political beliefs </w:t>
      </w:r>
      <w:r w:rsidR="0081649E" w:rsidRPr="00753F1A">
        <w:fldChar w:fldCharType="begin"/>
      </w:r>
      <w:r w:rsidR="0081649E" w:rsidRPr="00753F1A">
        <w:instrText xml:space="preserve"> ADDIN ZOTERO_ITEM CSL_CITATION {"citationID":"aKULEgq3","properties":{"formattedCitation":"(Turner-Zwinkels &amp; Brandt, 2022)","plainCitation":"(Turner-Zwinkels &amp; Brandt, 2022)","noteIndex":0},"citationItems":[{"id":1030,"uris":["http://zotero.org/users/10425122/items/XPVDKKKR"],"itemData":{"id":1030,"type":"article-journal","abstract":"We test if a change in an attitude affects other related attitudes (i.e., dynamic constraint), a core prediction of belief systems theory. We use psychological network methods to represent the belief system and make preregistered predictions about which attitudes should change and to what extent. We collected data in two longitudinal experiments (N = 3004; N = 2999) and three pilot studies (combined N = 2788) from community samples of US Americans. We use data from T1 as pretest measures of attitudes and to estimate the structure of the sample's belief system from which to generate and preregister predictions. At T2 participants were randomly assigned to one of three conditions: a control condition (no manipulation), a terrorism attitude manipulation (Study 1), a crime attitude manipulation (Study 2) attitude manipulation, or a banking attitude manipulation (Studies 1 &amp; 2). We successfully manipulated the targeted attitude and also observed changes in non-targeted attitudes in the belief system. Multilevel models provided evidence that changes in non-targeted attitudes were moderated by their distance from the targeted attitude within the belief system: Non-targeted attitudes closer to the experimentally targeted attitude typically changed more. Changes in non-targeted attitudes were generally related to (and mediated by) changes in the targeted attitude. We discuss the implications of our findings for belief systems theory and the value of network methods in studying attitude change.","container-title":"Journal of Experimental Social Psychology","DOI":"10.1016/j.jesp.2021.104279","ISSN":"0022-1031","page":"104279","title":"Belief system networks can be used to predict where to expect dynamic constraint","volume":"100","author":[{"family":"Turner-Zwinkels","given":"Felicity M."},{"family":"Brandt","given":"Mark J."}],"issued":{"date-parts":[["2022"]]}}}],"schema":"https://github.com/citation-style-language/schema/raw/master/csl-citation.json"} </w:instrText>
      </w:r>
      <w:r w:rsidR="0081649E" w:rsidRPr="00753F1A">
        <w:fldChar w:fldCharType="separate"/>
      </w:r>
      <w:r w:rsidR="0081649E" w:rsidRPr="00753F1A">
        <w:rPr>
          <w:noProof/>
        </w:rPr>
        <w:t>(Turner-Zwinkels &amp; Brandt, 2022)</w:t>
      </w:r>
      <w:r w:rsidR="0081649E" w:rsidRPr="00753F1A">
        <w:fldChar w:fldCharType="end"/>
      </w:r>
      <w:r w:rsidR="002F67E5" w:rsidRPr="00753F1A">
        <w:t xml:space="preserve">. </w:t>
      </w:r>
      <w:r w:rsidR="0081649E" w:rsidRPr="00753F1A">
        <w:t xml:space="preserve">Given the </w:t>
      </w:r>
      <w:r w:rsidR="00510087">
        <w:t xml:space="preserve">lack </w:t>
      </w:r>
      <w:r w:rsidR="0081649E" w:rsidRPr="00753F1A">
        <w:t xml:space="preserve">of </w:t>
      </w:r>
      <w:r w:rsidR="00510087">
        <w:t>panel</w:t>
      </w:r>
      <w:r w:rsidR="00510087" w:rsidRPr="00753F1A">
        <w:t xml:space="preserve"> </w:t>
      </w:r>
      <w:r w:rsidR="0081649E" w:rsidRPr="00753F1A">
        <w:t xml:space="preserve">data measuring a wide set of </w:t>
      </w:r>
      <w:r w:rsidR="00A07EF1">
        <w:t xml:space="preserve">individual-level </w:t>
      </w:r>
      <w:r w:rsidR="0081649E" w:rsidRPr="00753F1A">
        <w:t>subjective inequality indicators, this article</w:t>
      </w:r>
      <w:r w:rsidR="002F67E5" w:rsidRPr="00753F1A">
        <w:t xml:space="preserve"> simulate</w:t>
      </w:r>
      <w:r w:rsidR="0081649E" w:rsidRPr="00753F1A">
        <w:t>s</w:t>
      </w:r>
      <w:r w:rsidR="002F67E5" w:rsidRPr="00753F1A">
        <w:t xml:space="preserve"> a manipulation attempt targeting each node in the network</w:t>
      </w:r>
      <w:r w:rsidR="0081649E" w:rsidRPr="00753F1A">
        <w:t>. Building on H2, this study</w:t>
      </w:r>
      <w:r w:rsidR="002F67E5" w:rsidRPr="00753F1A">
        <w:t xml:space="preserve"> test</w:t>
      </w:r>
      <w:r w:rsidR="0081649E" w:rsidRPr="00753F1A">
        <w:t>s</w:t>
      </w:r>
      <w:r w:rsidR="002F67E5" w:rsidRPr="00753F1A">
        <w:t xml:space="preserve"> whether:</w:t>
      </w:r>
      <w:r w:rsidR="002F67E5" w:rsidRPr="00753F1A">
        <w:rPr>
          <w:sz w:val="24"/>
          <w:szCs w:val="24"/>
        </w:rPr>
        <w:t xml:space="preserve">  </w:t>
      </w:r>
    </w:p>
    <w:p w14:paraId="25D450DB" w14:textId="77777777" w:rsidR="000753A5" w:rsidRPr="00753F1A" w:rsidRDefault="000753A5" w:rsidP="00822482"/>
    <w:p w14:paraId="03C5C1DA" w14:textId="484C4FF1" w:rsidR="0081649E" w:rsidRPr="00753F1A" w:rsidRDefault="00822482" w:rsidP="00E0663C">
      <w:r w:rsidRPr="00753F1A">
        <w:t xml:space="preserve">H4:  </w:t>
      </w:r>
      <w:r w:rsidR="0081649E" w:rsidRPr="00753F1A">
        <w:t xml:space="preserve">Simulated manipulation attempts </w:t>
      </w:r>
      <w:r w:rsidR="00510087" w:rsidRPr="00753F1A">
        <w:t>targeting</w:t>
      </w:r>
      <w:r w:rsidR="0081649E" w:rsidRPr="00753F1A">
        <w:t xml:space="preserve"> the perception of </w:t>
      </w:r>
      <w:r w:rsidR="002B43B1">
        <w:t xml:space="preserve">large </w:t>
      </w:r>
      <w:r w:rsidR="0081649E" w:rsidRPr="00753F1A">
        <w:t>income inequality and the belief in public redistribution will produce downstream effects.</w:t>
      </w:r>
    </w:p>
    <w:p w14:paraId="556B4079" w14:textId="77777777" w:rsidR="00E0663C" w:rsidRPr="00753F1A" w:rsidRDefault="00E0663C" w:rsidP="00E0663C"/>
    <w:p w14:paraId="2F5890A1" w14:textId="63B29782" w:rsidR="007E7B00" w:rsidRPr="00753F1A" w:rsidRDefault="00CF178C" w:rsidP="006E7D90">
      <w:pPr>
        <w:pStyle w:val="Heading2"/>
      </w:pPr>
      <w:r w:rsidRPr="00753F1A">
        <w:t>3. Method</w:t>
      </w:r>
    </w:p>
    <w:p w14:paraId="2D484DCF" w14:textId="60E0E907" w:rsidR="00CF178C" w:rsidRPr="00753F1A" w:rsidRDefault="00CF178C" w:rsidP="007E7B00">
      <w:pPr>
        <w:pStyle w:val="Heading2"/>
      </w:pPr>
      <w:r w:rsidRPr="00753F1A">
        <w:t>3.1 Data and variables</w:t>
      </w:r>
    </w:p>
    <w:p w14:paraId="0F5E1472" w14:textId="744C20F4" w:rsidR="007E7B00" w:rsidRPr="00753F1A" w:rsidRDefault="006E7D90" w:rsidP="007E7B00">
      <w:r w:rsidRPr="00753F1A">
        <w:t xml:space="preserve">The ISSP 2019 – Social Inequality V module </w:t>
      </w:r>
      <w:r w:rsidR="009F5C9A" w:rsidRPr="00753F1A">
        <w:fldChar w:fldCharType="begin"/>
      </w:r>
      <w:r w:rsidR="009F5C9A" w:rsidRPr="00753F1A">
        <w:instrText xml:space="preserve"> ADDIN ZOTERO_ITEM CSL_CITATION {"citationID":"DHm28thH","properties":{"formattedCitation":"(ISSP Research Group, 2022)","plainCitation":"(ISSP Research Group, 2022)","noteIndex":0},"citationItems":[{"id":1357,"uris":["http://zotero.org/groups/5379819/items/LCZXKEM3"],"itemData":{"id":1357,"type":"document","note":"Published: GESIS, Cologne. ZA7600 Data file Version 3.0.0, https://doi.org/10.4232/1.14009\nDOI: 10.4232/1.14009","title":"International Social Survey Programme: Social Inequality V - ISSP 2019","author":[{"family":"ISSP Research Group","given":""}],"issued":{"date-parts":[["2022"]]}}}],"schema":"https://github.com/citation-style-language/schema/raw/master/csl-citation.json"} </w:instrText>
      </w:r>
      <w:r w:rsidR="009F5C9A" w:rsidRPr="00753F1A">
        <w:fldChar w:fldCharType="separate"/>
      </w:r>
      <w:r w:rsidR="009F5C9A" w:rsidRPr="00753F1A">
        <w:rPr>
          <w:noProof/>
        </w:rPr>
        <w:t>(ISSP Research Group, 2022)</w:t>
      </w:r>
      <w:r w:rsidR="009F5C9A" w:rsidRPr="00753F1A">
        <w:fldChar w:fldCharType="end"/>
      </w:r>
      <w:r w:rsidRPr="00753F1A">
        <w:t xml:space="preserve"> includes </w:t>
      </w:r>
      <w:r w:rsidR="00544CDC" w:rsidRPr="00753F1A">
        <w:t>several indicators of subjective inequality</w:t>
      </w:r>
      <w:r w:rsidR="00D01E70" w:rsidRPr="00753F1A">
        <w:t xml:space="preserve">, allowing for the modeling of attitudes </w:t>
      </w:r>
      <w:r w:rsidR="001C1580" w:rsidRPr="00753F1A">
        <w:t>toward</w:t>
      </w:r>
      <w:r w:rsidR="00D01E70" w:rsidRPr="00753F1A">
        <w:t xml:space="preserve"> inequality as composed of perceptions, beliefs</w:t>
      </w:r>
      <w:r w:rsidR="000A4037">
        <w:t>,</w:t>
      </w:r>
      <w:r w:rsidR="00D01E70" w:rsidRPr="00753F1A">
        <w:t xml:space="preserve"> and judgments about inequality, redistribution, taxation</w:t>
      </w:r>
      <w:r w:rsidR="00535CCE">
        <w:t xml:space="preserve">, and </w:t>
      </w:r>
      <w:r w:rsidR="004B6A10">
        <w:t>wages</w:t>
      </w:r>
      <w:r w:rsidR="00D01E70" w:rsidRPr="00753F1A">
        <w:t xml:space="preserve"> </w:t>
      </w:r>
      <w:r w:rsidR="00D01E70" w:rsidRPr="00753F1A">
        <w:fldChar w:fldCharType="begin"/>
      </w:r>
      <w:r w:rsidR="00D01E70" w:rsidRPr="00753F1A">
        <w:instrText xml:space="preserve"> ADDIN ZOTERO_ITEM CSL_CITATION {"citationID":"uSvUXCgz","properties":{"formattedCitation":"(Janmaat, 2013)","plainCitation":"(Janmaat, 2013)","noteIndex":0},"citationItems":[{"id":1255,"uris":["http://zotero.org/groups/5379819/items/IN49LKCF"],"itemData":{"id":1255,"type":"article-journal","abstract":"This study reviews international comparative studies investigating people’s views on inequality. These studies are classified using a framework consisting of three types of conceptions of inequality and two dimensions of inequality. Four perspectives are discussed explaining cross-national differences in views on inequality: the modernist, the culturalist, the micro and the macro perspective. The findings of studies comparing views on inequalities in post-communist and Western states provide more support for the modernist than for the culturalist perspective. Few comparative studies appear to investigate views on inequalities as independent variables impacting on other social attitudes and behaviours. It is argued that the social relevance of the field will be enhanced if more studies can show that views on inequality have an effect on social outcomes complementary to that of objective inequalities. L’étude fait le tour des comparaisons internationales qui ont analysé les opinions sur l’inégalité. On peut les classer à partir de trois conceptions de l’inégalité et de deux dimensions. On obtient en fait quatre modèles qui rendent compte des différences entre nations : le moderniste, le culturaliste, la perspective micro et la perspective macro. Les données comparatives pour les pays ex-communistes et les pays occidentaux s’accordent mieux avec une perspective moderniste que culturaliste. Les études comparatives ont fort peu traité les jugements sur l’inégalité comme variables indépendantes ayant un impact sur d’autres attitudes et comportements sociaux. La pertinence sociale de ce champ d’études serait augmentée si davantage d’études montraient que les jugements sur l’inégalité ont des effets sociaux qui s’ajoutent à ceux des inégalités objectives. Dieser Beitrag interessiert sich für internationale vergleichende Studien, die die Anschauungen über Ungleichheit zum Thema haben. Diese Studien lassen sich in drei Konzepte und zwei Dimensionen von Ungleichheit einteilen. Daraus entstehen vier Modelle, die die unterschiedlichen nationalen Betrachtungsweisen von Ungleichheit erklären: die modernistische Perspektive, die kulturelle Perspektive, die Mikroperspektive und die Makroperspektive. Die vergleichenden Angaben ehemaliger kommunistischer und westlicher Länder stimmen eher mit der modernistischen als mit der kulturalistischen Perspektive überein. Nur wenige der vergleichenden Studien scheinen Ungleichheiten als unabhängige Variablen zu verstehen, die zu anderen sozialen Formen und Verhaltensweisen führen könnten. Die soziale Bedeutung dieses Studienbereichs könnte zunehmen, falls mehrere Untersuchungen zeigen würden, dass die Einstufungen der Ungleichheit soziale Auswirkungen haben, die zu den objektiven Ungleichheiten hinzugefügt werden müssen.","container-title":"European Journal of Sociology","DOI":"10.1017/s0003975613000209","ISSN":"0003-9756","issue":"3","page":"357–389","title":"Subjective Inequality: a Review of International Comparative Studies on People’s Views about Inequality","volume":"54","author":[{"family":"Janmaat","given":"Jan Germen"}],"issued":{"date-parts":[["2013"]]}}}],"schema":"https://github.com/citation-style-language/schema/raw/master/csl-citation.json"} </w:instrText>
      </w:r>
      <w:r w:rsidR="00D01E70" w:rsidRPr="00753F1A">
        <w:fldChar w:fldCharType="separate"/>
      </w:r>
      <w:r w:rsidR="00D01E70" w:rsidRPr="00753F1A">
        <w:rPr>
          <w:noProof/>
        </w:rPr>
        <w:t>(Janmaat, 2013)</w:t>
      </w:r>
      <w:r w:rsidR="00D01E70" w:rsidRPr="00753F1A">
        <w:fldChar w:fldCharType="end"/>
      </w:r>
      <w:r w:rsidRPr="00753F1A">
        <w:t xml:space="preserve">. </w:t>
      </w:r>
      <w:del w:id="85" w:author="Arturo Bertero" w:date="2024-04-23T11:55:00Z">
        <w:r w:rsidR="009F5C9A" w:rsidRPr="00753F1A" w:rsidDel="00F0607A">
          <w:delText>This paper</w:delText>
        </w:r>
        <w:r w:rsidRPr="00753F1A" w:rsidDel="00F0607A">
          <w:delText xml:space="preserve"> use</w:delText>
        </w:r>
        <w:r w:rsidR="009F5C9A" w:rsidRPr="00753F1A" w:rsidDel="00F0607A">
          <w:delText>s</w:delText>
        </w:r>
      </w:del>
      <w:ins w:id="86" w:author="Arturo Bertero" w:date="2024-04-23T11:55:00Z">
        <w:r w:rsidR="00F0607A">
          <w:t>We analyze</w:t>
        </w:r>
      </w:ins>
      <w:r w:rsidRPr="00753F1A">
        <w:t xml:space="preserve"> U.S. data,</w:t>
      </w:r>
      <w:r w:rsidR="009F5C9A" w:rsidRPr="00753F1A">
        <w:t xml:space="preserve"> which are collected with a multistage probabilistic design and Computer Assisted Web Interface methodology. </w:t>
      </w:r>
      <w:r w:rsidR="00B748E4" w:rsidRPr="00753F1A">
        <w:t>The</w:t>
      </w:r>
      <w:r w:rsidRPr="00753F1A">
        <w:t xml:space="preserve"> </w:t>
      </w:r>
      <w:r w:rsidR="009F5C9A" w:rsidRPr="00753F1A">
        <w:t xml:space="preserve">sample </w:t>
      </w:r>
      <w:r w:rsidR="00B748E4" w:rsidRPr="00753F1A">
        <w:t xml:space="preserve">is representative </w:t>
      </w:r>
      <w:r w:rsidRPr="00753F1A">
        <w:t xml:space="preserve">of the population aged 18 years or older. </w:t>
      </w:r>
      <w:r w:rsidR="00B748E4" w:rsidRPr="00753F1A">
        <w:t>The original dataset includes</w:t>
      </w:r>
      <w:r w:rsidRPr="00753F1A">
        <w:t xml:space="preserve"> 1</w:t>
      </w:r>
      <w:r w:rsidR="00535CCE">
        <w:t>,</w:t>
      </w:r>
      <w:r w:rsidRPr="00753F1A">
        <w:t xml:space="preserve">852 individuals. </w:t>
      </w:r>
      <w:r w:rsidR="00544CDC" w:rsidRPr="00753F1A">
        <w:t>L</w:t>
      </w:r>
      <w:r w:rsidRPr="00753F1A">
        <w:t>istwise deletion</w:t>
      </w:r>
      <w:r w:rsidR="00544CDC" w:rsidRPr="00753F1A">
        <w:t xml:space="preserve"> reduces the sample to</w:t>
      </w:r>
      <w:r w:rsidRPr="00753F1A">
        <w:t xml:space="preserve"> 1,188 individuals</w:t>
      </w:r>
      <w:r w:rsidR="00D01E70" w:rsidRPr="00753F1A">
        <w:t xml:space="preserve">. </w:t>
      </w:r>
      <w:r w:rsidRPr="00753F1A">
        <w:t xml:space="preserve">Additional analyses reveal missing cases do not impact meaningfully on the final sample. Figure </w:t>
      </w:r>
      <w:del w:id="87" w:author="Arturo Bertero" w:date="2024-04-23T11:58:00Z">
        <w:r w:rsidRPr="00753F1A" w:rsidDel="00F0607A">
          <w:delText xml:space="preserve">7 </w:delText>
        </w:r>
      </w:del>
      <w:ins w:id="88" w:author="Arturo Bertero" w:date="2024-04-23T11:58:00Z">
        <w:r w:rsidR="00F0607A">
          <w:t>6</w:t>
        </w:r>
        <w:r w:rsidR="00F0607A" w:rsidRPr="00753F1A">
          <w:t xml:space="preserve"> </w:t>
        </w:r>
      </w:ins>
      <w:r w:rsidRPr="00753F1A">
        <w:t>of the Supplement</w:t>
      </w:r>
      <w:r w:rsidR="00D20168">
        <w:t>al</w:t>
      </w:r>
      <w:r w:rsidRPr="00753F1A">
        <w:t xml:space="preserve"> </w:t>
      </w:r>
      <w:r w:rsidR="00535CCE">
        <w:t xml:space="preserve">Material </w:t>
      </w:r>
      <w:r w:rsidRPr="00753F1A">
        <w:t xml:space="preserve">shows that variables generated between 2% (e.g.: </w:t>
      </w:r>
      <w:r w:rsidRPr="00753F1A">
        <w:rPr>
          <w:i/>
          <w:iCs/>
        </w:rPr>
        <w:t>ineq_p</w:t>
      </w:r>
      <w:r w:rsidR="00544CDC" w:rsidRPr="00753F1A">
        <w:rPr>
          <w:rStyle w:val="FootnoteReference"/>
          <w:i/>
          <w:iCs/>
        </w:rPr>
        <w:footnoteReference w:id="1"/>
      </w:r>
      <w:r w:rsidRPr="00753F1A">
        <w:t>) and 11% (</w:t>
      </w:r>
      <w:r w:rsidRPr="00753F1A">
        <w:rPr>
          <w:i/>
          <w:iCs/>
        </w:rPr>
        <w:t>ineq_j</w:t>
      </w:r>
      <w:r w:rsidRPr="00753F1A">
        <w:t xml:space="preserve">) of missing cases. Thus, nonresponses were fairly distributed between the selected variables. Moreover, Table 3 of the </w:t>
      </w:r>
      <w:r w:rsidR="00D20168">
        <w:t>Supplemental Material</w:t>
      </w:r>
      <w:r w:rsidRPr="00753F1A">
        <w:t xml:space="preserve"> shows that the means of the variables do not differ </w:t>
      </w:r>
      <w:r w:rsidR="00544CDC" w:rsidRPr="00753F1A">
        <w:t xml:space="preserve">significantly </w:t>
      </w:r>
      <w:r w:rsidRPr="00753F1A">
        <w:t xml:space="preserve">between the original sample and the reduced one. </w:t>
      </w:r>
      <w:r w:rsidR="007E7B00" w:rsidRPr="00753F1A">
        <w:t>Table 1 shows the selected variable</w:t>
      </w:r>
      <w:r w:rsidR="007B0AAE" w:rsidRPr="00753F1A">
        <w:t>s</w:t>
      </w:r>
      <w:r w:rsidR="007E7B00" w:rsidRPr="00753F1A">
        <w:t xml:space="preserve"> and their corresponding ISSP question. </w:t>
      </w:r>
      <w:r w:rsidR="00D01E70" w:rsidRPr="00753F1A">
        <w:t>High scores</w:t>
      </w:r>
      <w:r w:rsidR="007E7B00" w:rsidRPr="00753F1A">
        <w:t xml:space="preserve"> </w:t>
      </w:r>
      <w:r w:rsidR="00D01E70" w:rsidRPr="00753F1A">
        <w:t>indicate</w:t>
      </w:r>
      <w:r w:rsidR="007E7B00" w:rsidRPr="00753F1A">
        <w:t xml:space="preserve"> </w:t>
      </w:r>
      <w:r w:rsidR="00D01E70" w:rsidRPr="00753F1A">
        <w:t>high</w:t>
      </w:r>
      <w:r w:rsidR="007E7B00" w:rsidRPr="00753F1A">
        <w:t xml:space="preserve"> perceptions</w:t>
      </w:r>
      <w:r w:rsidR="00D01E70" w:rsidRPr="00753F1A">
        <w:t xml:space="preserve"> of inequalities</w:t>
      </w:r>
      <w:r w:rsidR="007E7B00" w:rsidRPr="00753F1A">
        <w:t>, egalitarian beliefs, and judgments of unfairness</w:t>
      </w:r>
      <w:r w:rsidR="007B0AAE" w:rsidRPr="00753F1A">
        <w:t xml:space="preserve"> about existing levels of </w:t>
      </w:r>
      <w:r w:rsidR="00D01E70" w:rsidRPr="00753F1A">
        <w:t>social disparities</w:t>
      </w:r>
      <w:r w:rsidR="007E7B00" w:rsidRPr="00753F1A">
        <w:t xml:space="preserve">. </w:t>
      </w:r>
      <w:r w:rsidR="00E44484" w:rsidRPr="00753F1A">
        <w:t xml:space="preserve">All variables are measured on a 1 to 5 scale, with the exceptions of </w:t>
      </w:r>
      <w:r w:rsidR="00E44484" w:rsidRPr="00753F1A">
        <w:rPr>
          <w:i/>
          <w:iCs/>
        </w:rPr>
        <w:t>ineq_j</w:t>
      </w:r>
      <w:r w:rsidR="00E44484" w:rsidRPr="00753F1A">
        <w:t xml:space="preserve"> (1-4) and anger </w:t>
      </w:r>
      <w:r w:rsidR="00E62E95" w:rsidRPr="00753F1A">
        <w:t>toward</w:t>
      </w:r>
      <w:r w:rsidR="00E44484" w:rsidRPr="00753F1A">
        <w:t xml:space="preserve"> inequality (0-10). </w:t>
      </w:r>
    </w:p>
    <w:p w14:paraId="66679469" w14:textId="77777777" w:rsidR="007E7B00" w:rsidRPr="00753F1A" w:rsidRDefault="007E7B00" w:rsidP="007E7B00"/>
    <w:p w14:paraId="01D9213A" w14:textId="6C7A3CFD" w:rsidR="007E7B00" w:rsidRPr="00753F1A" w:rsidDel="00F0607A" w:rsidRDefault="007E7B00" w:rsidP="007E7B00">
      <w:pPr>
        <w:pStyle w:val="Heading3"/>
        <w:rPr>
          <w:del w:id="89" w:author="Arturo Bertero" w:date="2024-04-23T12:00:00Z"/>
        </w:rPr>
      </w:pPr>
      <w:del w:id="90" w:author="Arturo Bertero" w:date="2024-04-23T12:00:00Z">
        <w:r w:rsidRPr="00753F1A" w:rsidDel="00F0607A">
          <w:lastRenderedPageBreak/>
          <w:delText xml:space="preserve">Describe </w:delText>
        </w:r>
        <w:r w:rsidR="0074629F" w:rsidRPr="00753F1A" w:rsidDel="00F0607A">
          <w:delText>dimensions</w:delText>
        </w:r>
      </w:del>
    </w:p>
    <w:p w14:paraId="2784013D" w14:textId="4D3DC822" w:rsidR="007E7B00" w:rsidRPr="00753F1A" w:rsidDel="00F0607A" w:rsidRDefault="007B0AAE" w:rsidP="007E7B00">
      <w:pPr>
        <w:rPr>
          <w:del w:id="91" w:author="Arturo Bertero" w:date="2024-04-23T12:02:00Z"/>
        </w:rPr>
      </w:pPr>
      <w:r w:rsidRPr="00753F1A">
        <w:t xml:space="preserve">To cumulate with past research adopting a network approach to the study of attitudes </w:t>
      </w:r>
      <w:r w:rsidR="00E62E95" w:rsidRPr="00753F1A">
        <w:t>toward</w:t>
      </w:r>
      <w:r w:rsidRPr="00753F1A">
        <w:t xml:space="preserve"> inequality, </w:t>
      </w:r>
      <w:r w:rsidR="00485F20" w:rsidRPr="00753F1A">
        <w:t>the article</w:t>
      </w:r>
      <w:r w:rsidRPr="00753F1A">
        <w:t xml:space="preserve"> includ</w:t>
      </w:r>
      <w:r w:rsidR="00485F20" w:rsidRPr="00753F1A">
        <w:t>es</w:t>
      </w:r>
      <w:r w:rsidRPr="00753F1A">
        <w:t xml:space="preserve"> twelve perceptions, seven beliefs</w:t>
      </w:r>
      <w:r w:rsidR="00485F20" w:rsidRPr="00753F1A">
        <w:t>,</w:t>
      </w:r>
      <w:r w:rsidRPr="00753F1A">
        <w:t xml:space="preserve"> and three judgments about inequality </w:t>
      </w:r>
      <w:r w:rsidR="00485F20" w:rsidRPr="00753F1A">
        <w:t xml:space="preserve">in the U.S. </w:t>
      </w:r>
      <w:r w:rsidRPr="00753F1A">
        <w:fldChar w:fldCharType="begin"/>
      </w:r>
      <w:r w:rsidR="00485F20" w:rsidRPr="00753F1A">
        <w:instrText xml:space="preserve"> ADDIN ZOTERO_ITEM CSL_CITATION {"citationID":"ZmRx6Xv3","properties":{"formattedCitation":"(Franetovic &amp; Bertero, 2023)","plainCitation":"(Franetovic &amp; Bertero, 2023)","noteIndex":0},"citationItems":[{"id":1354,"uris":["http://zotero.org/groups/5379819/items/FGW2FQRH"],"itemData":{"id":1354,"type":"article-journal","abstract":"This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schema":"https://github.com/citation-style-language/schema/raw/master/csl-citation.json"} </w:instrText>
      </w:r>
      <w:r w:rsidRPr="00753F1A">
        <w:fldChar w:fldCharType="separate"/>
      </w:r>
      <w:r w:rsidR="00485F20" w:rsidRPr="00753F1A">
        <w:rPr>
          <w:noProof/>
        </w:rPr>
        <w:t>(Franetovic &amp; Bertero, 2023)</w:t>
      </w:r>
      <w:r w:rsidRPr="00753F1A">
        <w:fldChar w:fldCharType="end"/>
      </w:r>
      <w:r w:rsidRPr="00753F1A">
        <w:t xml:space="preserve">. </w:t>
      </w:r>
      <w:r w:rsidR="00485F20" w:rsidRPr="00753F1A">
        <w:t xml:space="preserve">Respondents were asked to report their perceptions of </w:t>
      </w:r>
      <w:r w:rsidR="002B43B1">
        <w:t xml:space="preserve">large </w:t>
      </w:r>
      <w:r w:rsidR="00485F20" w:rsidRPr="00753F1A">
        <w:t>income inequality (</w:t>
      </w:r>
      <w:r w:rsidR="00485F20" w:rsidRPr="00753F1A">
        <w:rPr>
          <w:i/>
          <w:iCs/>
        </w:rPr>
        <w:t>ineq_p</w:t>
      </w:r>
      <w:r w:rsidR="00485F20" w:rsidRPr="00753F1A">
        <w:t>) and tax regressivity (</w:t>
      </w:r>
      <w:r w:rsidR="00485F20" w:rsidRPr="00753F1A">
        <w:rPr>
          <w:i/>
          <w:iCs/>
        </w:rPr>
        <w:t>reg_p</w:t>
      </w:r>
      <w:r w:rsidR="00485F20" w:rsidRPr="00753F1A">
        <w:t xml:space="preserve">). The </w:t>
      </w:r>
      <w:r w:rsidR="00D42117" w:rsidRPr="00753F1A">
        <w:t>analyses</w:t>
      </w:r>
      <w:r w:rsidR="00485F20" w:rsidRPr="00753F1A">
        <w:t xml:space="preserve"> include ten</w:t>
      </w:r>
      <w:r w:rsidR="00544537">
        <w:t xml:space="preserve"> explanations of inequality</w:t>
      </w:r>
      <w:ins w:id="92" w:author="Arturo Bertero" w:date="2024-04-23T12:00:00Z">
        <w:r w:rsidR="00F0607A">
          <w:t xml:space="preserve">, </w:t>
        </w:r>
      </w:ins>
      <w:ins w:id="93" w:author="Arturo Bertero" w:date="2024-04-23T12:01:00Z">
        <w:r w:rsidR="00F0607A">
          <w:t>also known as</w:t>
        </w:r>
      </w:ins>
      <w:del w:id="94" w:author="Arturo Bertero" w:date="2024-04-23T12:01:00Z">
        <w:r w:rsidR="00544537" w:rsidDel="00F0607A">
          <w:delText xml:space="preserve"> or</w:delText>
        </w:r>
      </w:del>
      <w:r w:rsidR="00485F20" w:rsidRPr="00753F1A">
        <w:t xml:space="preserve"> inequality beliefs </w:t>
      </w:r>
      <w:r w:rsidR="00485F20" w:rsidRPr="00753F1A">
        <w:fldChar w:fldCharType="begin"/>
      </w:r>
      <w:r w:rsidR="00485F20" w:rsidRPr="00753F1A">
        <w:instrText xml:space="preserve"> ADDIN ZOTERO_ITEM CSL_CITATION {"citationID":"5KuuVJAO","properties":{"formattedCitation":"(Mijs, 2018)","plainCitation":"(Mijs, 2018)","noteIndex":0},"citationItems":[{"id":1319,"uris":["http://zotero.org/groups/5379819/items/KILF6RFA"],"itemData":{"id":1319,"type":"article-journal","abstract":"A new wave of scholarship recognizes the importance of people’s understanding of inequality that underlies their political convictions, civic values, and policy views. Much less is known, however, about the sources of people’s different beliefs. I argue that scholarship is hampered by a lack of consensus regarding the conceptualization and measurement of inequality beliefs, in the absence of an organizing theory. To fill this gap, in this paper, I develop a framework for studying the social basis of people’s explanations for inequality. I propose that people observe unequal outcomes and must infer the invisible forces that brought these about, be they meritocratic or structural in nature. In making inferences about the causes of inequality, people draw on lessons from past experience and information about the world, both of which are biased and limited by their background, social networks, and the environments they have been exposed to. Looking at inequality beliefs through this lens allows for an investigation into the kinds of experiences and environments that are particularly salient in shaping people’s inferential accounts of inequality. Specifically, I make a case for investigating how socializing institutions such as schools and neighborhoods are “inferential spaces” that shape how children and young adults come to learn about their unequal society and their own place in it. I conclude by proposing testable hypotheses and implication for research.","container-title":"Societies","DOI":"10.3390/soc8030064","issue":"3","page":"64","title":"Inequality Is a Problem of Inference: How People Solve the Social Puzzle of Unequal Outcomes","volume":"8","author":[{"family":"Mijs","given":"Jonathan J. B."}],"issued":{"date-parts":[["2018"]]}}}],"schema":"https://github.com/citation-style-language/schema/raw/master/csl-citation.json"} </w:instrText>
      </w:r>
      <w:r w:rsidR="00485F20" w:rsidRPr="00753F1A">
        <w:fldChar w:fldCharType="separate"/>
      </w:r>
      <w:r w:rsidR="00485F20" w:rsidRPr="00753F1A">
        <w:rPr>
          <w:noProof/>
        </w:rPr>
        <w:t>(Mijs, 2018)</w:t>
      </w:r>
      <w:r w:rsidR="00485F20" w:rsidRPr="00753F1A">
        <w:fldChar w:fldCharType="end"/>
      </w:r>
      <w:r w:rsidR="00485F20" w:rsidRPr="00753F1A">
        <w:t xml:space="preserve">, </w:t>
      </w:r>
      <w:r w:rsidR="0031494A" w:rsidRPr="00753F1A">
        <w:t xml:space="preserve">which are items asking respondents </w:t>
      </w:r>
      <w:r w:rsidR="00485F20" w:rsidRPr="00753F1A">
        <w:t xml:space="preserve">to indicate how important they perceive </w:t>
      </w:r>
      <w:r w:rsidR="00D42117" w:rsidRPr="00753F1A">
        <w:t xml:space="preserve">a set of </w:t>
      </w:r>
      <w:r w:rsidR="00485F20" w:rsidRPr="00753F1A">
        <w:t xml:space="preserve">structural </w:t>
      </w:r>
      <w:r w:rsidR="0031494A" w:rsidRPr="00753F1A">
        <w:t xml:space="preserve">and </w:t>
      </w:r>
      <w:r w:rsidR="00D42117" w:rsidRPr="00753F1A">
        <w:t xml:space="preserve">individual </w:t>
      </w:r>
      <w:r w:rsidR="00485F20" w:rsidRPr="00753F1A">
        <w:t xml:space="preserve">factors </w:t>
      </w:r>
      <w:r w:rsidR="00D42117" w:rsidRPr="00753F1A">
        <w:t xml:space="preserve">to be </w:t>
      </w:r>
      <w:r w:rsidR="00485F20" w:rsidRPr="00753F1A">
        <w:t>for getting ahead in life</w:t>
      </w:r>
      <w:r w:rsidR="00D42117" w:rsidRPr="00753F1A">
        <w:t xml:space="preserve"> (</w:t>
      </w:r>
      <w:r w:rsidR="00D42117" w:rsidRPr="00753F1A">
        <w:rPr>
          <w:i/>
          <w:iCs/>
        </w:rPr>
        <w:t>family-sex</w:t>
      </w:r>
      <w:r w:rsidR="00D42117" w:rsidRPr="00753F1A">
        <w:t>)</w:t>
      </w:r>
      <w:r w:rsidR="00485F20" w:rsidRPr="00753F1A">
        <w:t xml:space="preserve">. </w:t>
      </w:r>
      <w:r w:rsidR="00D42117" w:rsidRPr="00753F1A">
        <w:t>Belief items ask respondents to express normative judgments on how they would desire society to be organized. The questionnaire included the belief in progressive taxation (</w:t>
      </w:r>
      <w:r w:rsidR="00D42117" w:rsidRPr="00753F1A">
        <w:rPr>
          <w:i/>
          <w:iCs/>
        </w:rPr>
        <w:t>prog_b</w:t>
      </w:r>
      <w:r w:rsidR="00D42117" w:rsidRPr="00753F1A">
        <w:t>), and public and private redistribution (</w:t>
      </w:r>
      <w:r w:rsidR="00D42117" w:rsidRPr="00753F1A">
        <w:rPr>
          <w:i/>
          <w:iCs/>
        </w:rPr>
        <w:t>redis_p, redis_m</w:t>
      </w:r>
      <w:r w:rsidR="00D42117" w:rsidRPr="00753F1A">
        <w:t>). Moreover, one survey battery tap</w:t>
      </w:r>
      <w:r w:rsidR="00D01E70" w:rsidRPr="00753F1A">
        <w:t>s</w:t>
      </w:r>
      <w:r w:rsidR="00D42117" w:rsidRPr="00753F1A">
        <w:t xml:space="preserve"> into beliefs on just pay criteria, asking respondents to </w:t>
      </w:r>
      <w:r w:rsidR="00547EC8" w:rsidRPr="00753F1A">
        <w:t>indicate whether they would agree on wages to be regulated based on the responsibility associated with the job (</w:t>
      </w:r>
      <w:r w:rsidR="00547EC8" w:rsidRPr="00753F1A">
        <w:rPr>
          <w:i/>
          <w:iCs/>
        </w:rPr>
        <w:t>resp</w:t>
      </w:r>
      <w:r w:rsidR="00547EC8" w:rsidRPr="00753F1A">
        <w:t>), or on workers’ training levels, needs, and merits (</w:t>
      </w:r>
      <w:r w:rsidR="00547EC8" w:rsidRPr="00753F1A">
        <w:rPr>
          <w:i/>
          <w:iCs/>
        </w:rPr>
        <w:t>train, need</w:t>
      </w:r>
      <w:r w:rsidR="000E74B5" w:rsidRPr="00753F1A">
        <w:rPr>
          <w:i/>
          <w:iCs/>
        </w:rPr>
        <w:t>, merit</w:t>
      </w:r>
      <w:r w:rsidR="00547EC8" w:rsidRPr="00753F1A">
        <w:t xml:space="preserve">). </w:t>
      </w:r>
      <w:r w:rsidR="00D42117" w:rsidRPr="00753F1A">
        <w:t xml:space="preserve"> </w:t>
      </w:r>
    </w:p>
    <w:p w14:paraId="171FF73D" w14:textId="281A9341" w:rsidR="00547EC8" w:rsidRPr="00753F1A" w:rsidRDefault="00547EC8" w:rsidP="007E7B00">
      <w:r w:rsidRPr="00753F1A">
        <w:t>Finally, respondents judged the fairness of the existing income distribution in the U.S. (</w:t>
      </w:r>
      <w:r w:rsidRPr="00753F1A">
        <w:rPr>
          <w:i/>
          <w:iCs/>
        </w:rPr>
        <w:t>ineq_j</w:t>
      </w:r>
      <w:r w:rsidRPr="00753F1A">
        <w:t xml:space="preserve">), the </w:t>
      </w:r>
      <w:r w:rsidR="000E74B5" w:rsidRPr="00753F1A">
        <w:t xml:space="preserve">extent to which </w:t>
      </w:r>
      <w:r w:rsidRPr="00753F1A">
        <w:t>politic</w:t>
      </w:r>
      <w:r w:rsidR="000E74B5" w:rsidRPr="00753F1A">
        <w:t>ians are disinterested (</w:t>
      </w:r>
      <w:r w:rsidR="000E74B5" w:rsidRPr="00753F1A">
        <w:rPr>
          <w:i/>
          <w:iCs/>
        </w:rPr>
        <w:t>redis_d</w:t>
      </w:r>
      <w:r w:rsidR="000E74B5" w:rsidRPr="00753F1A">
        <w:t xml:space="preserve">), and </w:t>
      </w:r>
      <w:r w:rsidR="000A4037" w:rsidRPr="000A4037">
        <w:t>unsuccessful</w:t>
      </w:r>
      <w:r w:rsidR="000A4037" w:rsidRPr="000A4037" w:rsidDel="000A4037">
        <w:t xml:space="preserve"> </w:t>
      </w:r>
      <w:r w:rsidR="000E74B5" w:rsidRPr="00753F1A">
        <w:t>(</w:t>
      </w:r>
      <w:r w:rsidR="000E74B5" w:rsidRPr="00753F1A">
        <w:rPr>
          <w:i/>
          <w:iCs/>
        </w:rPr>
        <w:t>redis_f</w:t>
      </w:r>
      <w:r w:rsidR="000E74B5" w:rsidRPr="00753F1A">
        <w:t>) in a</w:t>
      </w:r>
      <w:r w:rsidRPr="00753F1A">
        <w:t>ddress</w:t>
      </w:r>
      <w:r w:rsidR="000E74B5" w:rsidRPr="00753F1A">
        <w:t>ing</w:t>
      </w:r>
      <w:r w:rsidRPr="00753F1A">
        <w:t xml:space="preserve"> </w:t>
      </w:r>
      <w:r w:rsidR="000E74B5" w:rsidRPr="00753F1A">
        <w:t xml:space="preserve">and fighting </w:t>
      </w:r>
      <w:r w:rsidRPr="00753F1A">
        <w:t>inequality</w:t>
      </w:r>
      <w:r w:rsidR="000E74B5" w:rsidRPr="00753F1A">
        <w:t>.</w:t>
      </w:r>
    </w:p>
    <w:p w14:paraId="16A52974" w14:textId="3B4D14B3" w:rsidR="00CF178C" w:rsidRPr="00753F1A" w:rsidRDefault="00547EC8" w:rsidP="007E7B00">
      <w:r w:rsidRPr="00753F1A">
        <w:t xml:space="preserve">   </w:t>
      </w:r>
    </w:p>
    <w:p w14:paraId="69D7E653" w14:textId="4E2A6C59" w:rsidR="0018696B" w:rsidRDefault="0018696B" w:rsidP="004350C3">
      <w:pPr>
        <w:jc w:val="center"/>
      </w:pPr>
      <w:r w:rsidRPr="00753F1A">
        <w:t xml:space="preserve">Table 1: </w:t>
      </w:r>
      <w:r w:rsidR="004B6A10">
        <w:t>L</w:t>
      </w:r>
      <w:r w:rsidRPr="00753F1A">
        <w:t>abels and survey questions</w:t>
      </w:r>
    </w:p>
    <w:p w14:paraId="1EBC0E68" w14:textId="77777777" w:rsidR="004B6A10" w:rsidRPr="00753F1A" w:rsidRDefault="004B6A10" w:rsidP="004350C3">
      <w:pPr>
        <w:jc w:val="center"/>
      </w:pPr>
    </w:p>
    <w:tbl>
      <w:tblPr>
        <w:tblStyle w:val="TableGrid"/>
        <w:tblW w:w="0" w:type="auto"/>
        <w:tblLook w:val="04A0" w:firstRow="1" w:lastRow="0" w:firstColumn="1" w:lastColumn="0" w:noHBand="0" w:noVBand="1"/>
      </w:tblPr>
      <w:tblGrid>
        <w:gridCol w:w="990"/>
        <w:gridCol w:w="6783"/>
        <w:gridCol w:w="1243"/>
      </w:tblGrid>
      <w:tr w:rsidR="0018696B" w:rsidRPr="00753F1A" w14:paraId="0A7C1B63" w14:textId="77777777" w:rsidTr="0018696B">
        <w:tc>
          <w:tcPr>
            <w:tcW w:w="990" w:type="dxa"/>
          </w:tcPr>
          <w:p w14:paraId="0C50F7FA" w14:textId="1E522861" w:rsidR="0018696B" w:rsidRPr="00753F1A" w:rsidRDefault="0018696B" w:rsidP="00E441B3">
            <w:pPr>
              <w:jc w:val="center"/>
              <w:rPr>
                <w:b/>
                <w:bCs/>
              </w:rPr>
            </w:pPr>
            <w:r w:rsidRPr="00753F1A">
              <w:rPr>
                <w:b/>
                <w:bCs/>
              </w:rPr>
              <w:t>Label</w:t>
            </w:r>
          </w:p>
        </w:tc>
        <w:tc>
          <w:tcPr>
            <w:tcW w:w="6783" w:type="dxa"/>
          </w:tcPr>
          <w:p w14:paraId="1945F5DC" w14:textId="4C56F96D" w:rsidR="0018696B" w:rsidRPr="00753F1A" w:rsidRDefault="0018696B" w:rsidP="00E441B3">
            <w:pPr>
              <w:jc w:val="center"/>
              <w:rPr>
                <w:b/>
                <w:bCs/>
              </w:rPr>
            </w:pPr>
            <w:r w:rsidRPr="00753F1A">
              <w:rPr>
                <w:b/>
                <w:bCs/>
              </w:rPr>
              <w:t>Question</w:t>
            </w:r>
          </w:p>
        </w:tc>
        <w:tc>
          <w:tcPr>
            <w:tcW w:w="1243" w:type="dxa"/>
          </w:tcPr>
          <w:p w14:paraId="2BF5A9B4" w14:textId="4C7ABF8A" w:rsidR="0018696B" w:rsidRPr="00753F1A" w:rsidRDefault="0018696B" w:rsidP="00E441B3">
            <w:pPr>
              <w:jc w:val="center"/>
              <w:rPr>
                <w:b/>
                <w:bCs/>
              </w:rPr>
            </w:pPr>
            <w:r w:rsidRPr="00753F1A">
              <w:rPr>
                <w:b/>
                <w:bCs/>
              </w:rPr>
              <w:t>Type</w:t>
            </w:r>
          </w:p>
        </w:tc>
      </w:tr>
      <w:tr w:rsidR="0018696B" w:rsidRPr="00753F1A" w14:paraId="5F5A0ECD" w14:textId="77777777" w:rsidTr="0018696B">
        <w:tc>
          <w:tcPr>
            <w:tcW w:w="990" w:type="dxa"/>
          </w:tcPr>
          <w:p w14:paraId="563352E5" w14:textId="3F99AC05" w:rsidR="0018696B" w:rsidRPr="00753F1A" w:rsidRDefault="0018696B" w:rsidP="007E7B00">
            <w:r w:rsidRPr="00753F1A">
              <w:t>ineq_p</w:t>
            </w:r>
          </w:p>
        </w:tc>
        <w:tc>
          <w:tcPr>
            <w:tcW w:w="6783" w:type="dxa"/>
          </w:tcPr>
          <w:p w14:paraId="0A00024C" w14:textId="4D5DA180" w:rsidR="0018696B" w:rsidRPr="00753F1A" w:rsidRDefault="0018696B" w:rsidP="007E7B00">
            <w:r w:rsidRPr="00753F1A">
              <w:t xml:space="preserve">To what extent do you agree or disagree with the following statement: Differences in income in </w:t>
            </w:r>
            <w:r w:rsidR="002549FE" w:rsidRPr="00753F1A">
              <w:t>the U.S.</w:t>
            </w:r>
            <w:r w:rsidRPr="00753F1A">
              <w:t xml:space="preserve"> are too large. *</w:t>
            </w:r>
          </w:p>
        </w:tc>
        <w:tc>
          <w:tcPr>
            <w:tcW w:w="1243" w:type="dxa"/>
          </w:tcPr>
          <w:p w14:paraId="3D64CEB0" w14:textId="4C90AFEC" w:rsidR="0018696B" w:rsidRPr="00753F1A" w:rsidRDefault="0018696B" w:rsidP="007E7B00">
            <w:r w:rsidRPr="00753F1A">
              <w:t>Perception</w:t>
            </w:r>
          </w:p>
        </w:tc>
      </w:tr>
      <w:tr w:rsidR="0018696B" w:rsidRPr="00753F1A" w14:paraId="6369515D" w14:textId="77777777" w:rsidTr="0018696B">
        <w:tc>
          <w:tcPr>
            <w:tcW w:w="990" w:type="dxa"/>
          </w:tcPr>
          <w:p w14:paraId="1CF6B8A6" w14:textId="056905ED" w:rsidR="0018696B" w:rsidRPr="00753F1A" w:rsidRDefault="0018696B" w:rsidP="007E7B00">
            <w:r w:rsidRPr="00753F1A">
              <w:t>reg_p</w:t>
            </w:r>
          </w:p>
        </w:tc>
        <w:tc>
          <w:tcPr>
            <w:tcW w:w="6783" w:type="dxa"/>
          </w:tcPr>
          <w:p w14:paraId="40167A8B" w14:textId="63B74E80" w:rsidR="0018696B" w:rsidRPr="00753F1A" w:rsidRDefault="0018696B" w:rsidP="007E7B00">
            <w:r w:rsidRPr="00753F1A">
              <w:t xml:space="preserve">Generally, how would you describe taxes in </w:t>
            </w:r>
            <w:r w:rsidR="00442A69" w:rsidRPr="00753F1A">
              <w:t>the U.S.</w:t>
            </w:r>
            <w:r w:rsidRPr="00753F1A">
              <w:t xml:space="preserve"> today for those with high incomes?</w:t>
            </w:r>
          </w:p>
        </w:tc>
        <w:tc>
          <w:tcPr>
            <w:tcW w:w="1243" w:type="dxa"/>
          </w:tcPr>
          <w:p w14:paraId="3967EFDA" w14:textId="4DE92948" w:rsidR="0018696B" w:rsidRPr="00753F1A" w:rsidRDefault="0018696B" w:rsidP="007E7B00">
            <w:r w:rsidRPr="00753F1A">
              <w:t>Perception</w:t>
            </w:r>
          </w:p>
        </w:tc>
      </w:tr>
      <w:tr w:rsidR="0018696B" w:rsidRPr="00753F1A" w14:paraId="3B75ED35" w14:textId="77777777" w:rsidTr="0018696B">
        <w:tc>
          <w:tcPr>
            <w:tcW w:w="990" w:type="dxa"/>
          </w:tcPr>
          <w:p w14:paraId="5A634E73" w14:textId="5A8A8E2B" w:rsidR="0018696B" w:rsidRPr="00753F1A" w:rsidRDefault="0018696B" w:rsidP="007E7B00">
            <w:r w:rsidRPr="00753F1A">
              <w:t>family</w:t>
            </w:r>
          </w:p>
        </w:tc>
        <w:tc>
          <w:tcPr>
            <w:tcW w:w="6783" w:type="dxa"/>
          </w:tcPr>
          <w:p w14:paraId="2EC580AC" w14:textId="2AE09B40" w:rsidR="0018696B" w:rsidRPr="00753F1A" w:rsidRDefault="00442A69" w:rsidP="007E7B00">
            <w:r w:rsidRPr="00753F1A">
              <w:t>[</w:t>
            </w:r>
            <w:r w:rsidR="0018696B" w:rsidRPr="00753F1A">
              <w:t>How important is</w:t>
            </w:r>
            <w:r w:rsidRPr="00753F1A">
              <w:t xml:space="preserve">] </w:t>
            </w:r>
            <w:r w:rsidR="0018696B" w:rsidRPr="00753F1A">
              <w:t xml:space="preserve">coming from a wealthy family </w:t>
            </w:r>
            <w:r w:rsidRPr="00753F1A">
              <w:t>[</w:t>
            </w:r>
            <w:r w:rsidR="0018696B" w:rsidRPr="00753F1A">
              <w:t>for getting ahead in life?</w:t>
            </w:r>
            <w:r w:rsidRPr="00753F1A">
              <w:t>]</w:t>
            </w:r>
            <w:r w:rsidR="0018696B" w:rsidRPr="00753F1A">
              <w:t xml:space="preserve"> *</w:t>
            </w:r>
          </w:p>
        </w:tc>
        <w:tc>
          <w:tcPr>
            <w:tcW w:w="1243" w:type="dxa"/>
          </w:tcPr>
          <w:p w14:paraId="69E619BA" w14:textId="04E194EA" w:rsidR="0018696B" w:rsidRPr="00753F1A" w:rsidRDefault="0018696B" w:rsidP="007E7B00">
            <w:r w:rsidRPr="00753F1A">
              <w:t>Perception</w:t>
            </w:r>
          </w:p>
        </w:tc>
      </w:tr>
      <w:tr w:rsidR="0018696B" w:rsidRPr="00753F1A" w14:paraId="0F67D615" w14:textId="77777777" w:rsidTr="0018696B">
        <w:tc>
          <w:tcPr>
            <w:tcW w:w="990" w:type="dxa"/>
          </w:tcPr>
          <w:p w14:paraId="3619CEAA" w14:textId="229D2166" w:rsidR="0018696B" w:rsidRPr="00753F1A" w:rsidRDefault="0018696B" w:rsidP="007E7B00">
            <w:r w:rsidRPr="00753F1A">
              <w:t>edupar</w:t>
            </w:r>
          </w:p>
        </w:tc>
        <w:tc>
          <w:tcPr>
            <w:tcW w:w="6783" w:type="dxa"/>
          </w:tcPr>
          <w:p w14:paraId="171A2361" w14:textId="65FA443A" w:rsidR="0018696B" w:rsidRPr="00753F1A" w:rsidRDefault="00442A69" w:rsidP="007E7B00">
            <w:r w:rsidRPr="00753F1A">
              <w:t xml:space="preserve">[…] </w:t>
            </w:r>
            <w:r w:rsidR="002549FE" w:rsidRPr="00753F1A">
              <w:t xml:space="preserve">having well-educated parents </w:t>
            </w:r>
            <w:r w:rsidRPr="00753F1A">
              <w:t xml:space="preserve">[…] </w:t>
            </w:r>
            <w:r w:rsidR="002549FE" w:rsidRPr="00753F1A">
              <w:t>*</w:t>
            </w:r>
          </w:p>
        </w:tc>
        <w:tc>
          <w:tcPr>
            <w:tcW w:w="1243" w:type="dxa"/>
          </w:tcPr>
          <w:p w14:paraId="60CC0EFC" w14:textId="5D1A7BBF" w:rsidR="0018696B" w:rsidRPr="00753F1A" w:rsidRDefault="0018696B" w:rsidP="007E7B00">
            <w:r w:rsidRPr="00753F1A">
              <w:t>Perception</w:t>
            </w:r>
          </w:p>
        </w:tc>
      </w:tr>
      <w:tr w:rsidR="0018696B" w:rsidRPr="00753F1A" w14:paraId="4FF01B5E" w14:textId="77777777" w:rsidTr="0018696B">
        <w:tc>
          <w:tcPr>
            <w:tcW w:w="990" w:type="dxa"/>
          </w:tcPr>
          <w:p w14:paraId="1D8C92C3" w14:textId="1382F209" w:rsidR="0018696B" w:rsidRPr="00753F1A" w:rsidRDefault="0018696B" w:rsidP="007E7B00">
            <w:r w:rsidRPr="00753F1A">
              <w:t>edu</w:t>
            </w:r>
          </w:p>
        </w:tc>
        <w:tc>
          <w:tcPr>
            <w:tcW w:w="6783" w:type="dxa"/>
          </w:tcPr>
          <w:p w14:paraId="34E6FFFB" w14:textId="77ECE587" w:rsidR="0018696B" w:rsidRPr="00753F1A" w:rsidRDefault="00442A69" w:rsidP="007E7B00">
            <w:r w:rsidRPr="00753F1A">
              <w:t xml:space="preserve">[…] </w:t>
            </w:r>
            <w:r w:rsidR="002549FE" w:rsidRPr="00753F1A">
              <w:t>having a good education yourself</w:t>
            </w:r>
            <w:r w:rsidRPr="00753F1A">
              <w:t xml:space="preserve"> […] </w:t>
            </w:r>
            <w:r w:rsidR="002549FE" w:rsidRPr="00753F1A">
              <w:t>*</w:t>
            </w:r>
          </w:p>
        </w:tc>
        <w:tc>
          <w:tcPr>
            <w:tcW w:w="1243" w:type="dxa"/>
          </w:tcPr>
          <w:p w14:paraId="1CF7226B" w14:textId="5C0A24B4" w:rsidR="0018696B" w:rsidRPr="00753F1A" w:rsidRDefault="0018696B" w:rsidP="007E7B00">
            <w:r w:rsidRPr="00753F1A">
              <w:t>Perception</w:t>
            </w:r>
          </w:p>
        </w:tc>
      </w:tr>
      <w:tr w:rsidR="0018696B" w:rsidRPr="00753F1A" w14:paraId="080CBA16" w14:textId="77777777" w:rsidTr="0018696B">
        <w:tc>
          <w:tcPr>
            <w:tcW w:w="990" w:type="dxa"/>
          </w:tcPr>
          <w:p w14:paraId="4956BD57" w14:textId="218BFB3E" w:rsidR="0018696B" w:rsidRPr="00753F1A" w:rsidRDefault="0018696B" w:rsidP="007E7B00">
            <w:r w:rsidRPr="00753F1A">
              <w:t>work</w:t>
            </w:r>
          </w:p>
        </w:tc>
        <w:tc>
          <w:tcPr>
            <w:tcW w:w="6783" w:type="dxa"/>
          </w:tcPr>
          <w:p w14:paraId="1FAA846E" w14:textId="4DDD3A54" w:rsidR="0018696B" w:rsidRPr="00753F1A" w:rsidRDefault="00442A69" w:rsidP="007E7B00">
            <w:r w:rsidRPr="00753F1A">
              <w:t xml:space="preserve">[…] </w:t>
            </w:r>
            <w:r w:rsidR="002549FE" w:rsidRPr="00753F1A">
              <w:t>hard work</w:t>
            </w:r>
            <w:r w:rsidRPr="00753F1A">
              <w:t xml:space="preserve"> […]</w:t>
            </w:r>
            <w:r w:rsidR="002549FE" w:rsidRPr="00753F1A">
              <w:t xml:space="preserve"> *</w:t>
            </w:r>
          </w:p>
        </w:tc>
        <w:tc>
          <w:tcPr>
            <w:tcW w:w="1243" w:type="dxa"/>
          </w:tcPr>
          <w:p w14:paraId="6BA730EC" w14:textId="0C2EF0D3" w:rsidR="0018696B" w:rsidRPr="00753F1A" w:rsidRDefault="0018696B" w:rsidP="007E7B00">
            <w:r w:rsidRPr="00753F1A">
              <w:t>Perception</w:t>
            </w:r>
          </w:p>
        </w:tc>
      </w:tr>
      <w:tr w:rsidR="0018696B" w:rsidRPr="00753F1A" w14:paraId="33250EDA" w14:textId="77777777" w:rsidTr="0018696B">
        <w:tc>
          <w:tcPr>
            <w:tcW w:w="990" w:type="dxa"/>
          </w:tcPr>
          <w:p w14:paraId="6B4B8421" w14:textId="1232474D" w:rsidR="0018696B" w:rsidRPr="00753F1A" w:rsidRDefault="0018696B" w:rsidP="007E7B00">
            <w:r w:rsidRPr="00753F1A">
              <w:t>people</w:t>
            </w:r>
          </w:p>
        </w:tc>
        <w:tc>
          <w:tcPr>
            <w:tcW w:w="6783" w:type="dxa"/>
          </w:tcPr>
          <w:p w14:paraId="4B18D149" w14:textId="3839E47A" w:rsidR="0018696B" w:rsidRPr="00753F1A" w:rsidRDefault="00442A69" w:rsidP="007E7B00">
            <w:r w:rsidRPr="00753F1A">
              <w:t xml:space="preserve">[…] </w:t>
            </w:r>
            <w:r w:rsidR="002549FE" w:rsidRPr="00753F1A">
              <w:t>knowing the right people</w:t>
            </w:r>
            <w:r w:rsidRPr="00753F1A">
              <w:t xml:space="preserve"> […]</w:t>
            </w:r>
            <w:r w:rsidR="002549FE" w:rsidRPr="00753F1A">
              <w:t xml:space="preserve"> *</w:t>
            </w:r>
          </w:p>
        </w:tc>
        <w:tc>
          <w:tcPr>
            <w:tcW w:w="1243" w:type="dxa"/>
          </w:tcPr>
          <w:p w14:paraId="1221BB8F" w14:textId="7FD9838C" w:rsidR="0018696B" w:rsidRPr="00753F1A" w:rsidRDefault="0018696B" w:rsidP="007E7B00">
            <w:r w:rsidRPr="00753F1A">
              <w:t>Perception</w:t>
            </w:r>
          </w:p>
        </w:tc>
      </w:tr>
      <w:tr w:rsidR="0018696B" w:rsidRPr="00753F1A" w14:paraId="7F42F9F5" w14:textId="77777777" w:rsidTr="0018696B">
        <w:tc>
          <w:tcPr>
            <w:tcW w:w="990" w:type="dxa"/>
          </w:tcPr>
          <w:p w14:paraId="3C20E7F0" w14:textId="2DE61D48" w:rsidR="0018696B" w:rsidRPr="00753F1A" w:rsidRDefault="0018696B" w:rsidP="007E7B00">
            <w:r w:rsidRPr="00753F1A">
              <w:t>connec</w:t>
            </w:r>
          </w:p>
        </w:tc>
        <w:tc>
          <w:tcPr>
            <w:tcW w:w="6783" w:type="dxa"/>
          </w:tcPr>
          <w:p w14:paraId="556EB8E1" w14:textId="2C8838B0" w:rsidR="0018696B" w:rsidRPr="00753F1A" w:rsidRDefault="00442A69" w:rsidP="007E7B00">
            <w:r w:rsidRPr="00753F1A">
              <w:t xml:space="preserve">[…] </w:t>
            </w:r>
            <w:r w:rsidR="002549FE" w:rsidRPr="00753F1A">
              <w:t>having political connections</w:t>
            </w:r>
            <w:r w:rsidRPr="00753F1A">
              <w:t xml:space="preserve"> […]</w:t>
            </w:r>
            <w:r w:rsidR="002549FE" w:rsidRPr="00753F1A">
              <w:t xml:space="preserve"> *</w:t>
            </w:r>
          </w:p>
        </w:tc>
        <w:tc>
          <w:tcPr>
            <w:tcW w:w="1243" w:type="dxa"/>
          </w:tcPr>
          <w:p w14:paraId="13B76FA6" w14:textId="56989B34" w:rsidR="0018696B" w:rsidRPr="00753F1A" w:rsidRDefault="0018696B" w:rsidP="007E7B00">
            <w:r w:rsidRPr="00753F1A">
              <w:t>Perception</w:t>
            </w:r>
          </w:p>
        </w:tc>
      </w:tr>
      <w:tr w:rsidR="0018696B" w:rsidRPr="00753F1A" w14:paraId="0EA48E72" w14:textId="77777777" w:rsidTr="0018696B">
        <w:tc>
          <w:tcPr>
            <w:tcW w:w="990" w:type="dxa"/>
          </w:tcPr>
          <w:p w14:paraId="477C3738" w14:textId="6FFE117E" w:rsidR="0018696B" w:rsidRPr="00753F1A" w:rsidRDefault="0018696B" w:rsidP="007E7B00">
            <w:r w:rsidRPr="00753F1A">
              <w:t>bribes</w:t>
            </w:r>
          </w:p>
        </w:tc>
        <w:tc>
          <w:tcPr>
            <w:tcW w:w="6783" w:type="dxa"/>
          </w:tcPr>
          <w:p w14:paraId="035F4BEB" w14:textId="3DBB9592" w:rsidR="0018696B" w:rsidRPr="00753F1A" w:rsidRDefault="00442A69" w:rsidP="007E7B00">
            <w:r w:rsidRPr="00753F1A">
              <w:t xml:space="preserve">[…] </w:t>
            </w:r>
            <w:r w:rsidR="002549FE" w:rsidRPr="00753F1A">
              <w:t>giving bribes</w:t>
            </w:r>
            <w:r w:rsidRPr="00753F1A">
              <w:t xml:space="preserve"> […] </w:t>
            </w:r>
            <w:r w:rsidR="002549FE" w:rsidRPr="00753F1A">
              <w:t>*</w:t>
            </w:r>
          </w:p>
        </w:tc>
        <w:tc>
          <w:tcPr>
            <w:tcW w:w="1243" w:type="dxa"/>
          </w:tcPr>
          <w:p w14:paraId="79F03169" w14:textId="3786F1C8" w:rsidR="0018696B" w:rsidRPr="00753F1A" w:rsidRDefault="0018696B" w:rsidP="007E7B00">
            <w:r w:rsidRPr="00753F1A">
              <w:t>Perception</w:t>
            </w:r>
          </w:p>
        </w:tc>
      </w:tr>
      <w:tr w:rsidR="0018696B" w:rsidRPr="00753F1A" w14:paraId="3D90C4A7" w14:textId="77777777" w:rsidTr="0018696B">
        <w:tc>
          <w:tcPr>
            <w:tcW w:w="990" w:type="dxa"/>
          </w:tcPr>
          <w:p w14:paraId="59F96449" w14:textId="00F213C6" w:rsidR="0018696B" w:rsidRPr="00753F1A" w:rsidRDefault="0018696B" w:rsidP="007E7B00">
            <w:r w:rsidRPr="00753F1A">
              <w:t>race</w:t>
            </w:r>
          </w:p>
        </w:tc>
        <w:tc>
          <w:tcPr>
            <w:tcW w:w="6783" w:type="dxa"/>
          </w:tcPr>
          <w:p w14:paraId="4F891930" w14:textId="56CBB8A6" w:rsidR="0018696B" w:rsidRPr="00753F1A" w:rsidRDefault="00442A69" w:rsidP="007E7B00">
            <w:r w:rsidRPr="00753F1A">
              <w:t xml:space="preserve">[…] </w:t>
            </w:r>
            <w:r w:rsidR="002549FE" w:rsidRPr="00753F1A">
              <w:t>a person’s race</w:t>
            </w:r>
            <w:r w:rsidRPr="00753F1A">
              <w:t xml:space="preserve"> […]</w:t>
            </w:r>
            <w:r w:rsidR="002549FE" w:rsidRPr="00753F1A">
              <w:t xml:space="preserve"> *</w:t>
            </w:r>
          </w:p>
        </w:tc>
        <w:tc>
          <w:tcPr>
            <w:tcW w:w="1243" w:type="dxa"/>
          </w:tcPr>
          <w:p w14:paraId="59982A04" w14:textId="4EF661F8" w:rsidR="0018696B" w:rsidRPr="00753F1A" w:rsidRDefault="0018696B" w:rsidP="007E7B00">
            <w:r w:rsidRPr="00753F1A">
              <w:t>Perception</w:t>
            </w:r>
          </w:p>
        </w:tc>
      </w:tr>
      <w:tr w:rsidR="0018696B" w:rsidRPr="00753F1A" w14:paraId="4215F493" w14:textId="77777777" w:rsidTr="0018696B">
        <w:tc>
          <w:tcPr>
            <w:tcW w:w="990" w:type="dxa"/>
          </w:tcPr>
          <w:p w14:paraId="75D51567" w14:textId="61ED564A" w:rsidR="0018696B" w:rsidRPr="00753F1A" w:rsidRDefault="0018696B" w:rsidP="007E7B00">
            <w:r w:rsidRPr="00753F1A">
              <w:t>relig</w:t>
            </w:r>
          </w:p>
        </w:tc>
        <w:tc>
          <w:tcPr>
            <w:tcW w:w="6783" w:type="dxa"/>
          </w:tcPr>
          <w:p w14:paraId="0AA30F5A" w14:textId="59FEEF82" w:rsidR="0018696B" w:rsidRPr="00753F1A" w:rsidRDefault="00442A69" w:rsidP="007E7B00">
            <w:r w:rsidRPr="00753F1A">
              <w:t xml:space="preserve">[…] </w:t>
            </w:r>
            <w:r w:rsidR="002549FE" w:rsidRPr="00753F1A">
              <w:t>a person’s religion</w:t>
            </w:r>
            <w:r w:rsidRPr="00753F1A">
              <w:t xml:space="preserve"> […]</w:t>
            </w:r>
            <w:r w:rsidR="002549FE" w:rsidRPr="00753F1A">
              <w:t xml:space="preserve"> *</w:t>
            </w:r>
          </w:p>
        </w:tc>
        <w:tc>
          <w:tcPr>
            <w:tcW w:w="1243" w:type="dxa"/>
          </w:tcPr>
          <w:p w14:paraId="2C9097A2" w14:textId="5D19388A" w:rsidR="0018696B" w:rsidRPr="00753F1A" w:rsidRDefault="0018696B" w:rsidP="007E7B00">
            <w:r w:rsidRPr="00753F1A">
              <w:t>Perception</w:t>
            </w:r>
          </w:p>
        </w:tc>
      </w:tr>
      <w:tr w:rsidR="0018696B" w:rsidRPr="00753F1A" w14:paraId="5D7B1525" w14:textId="77777777" w:rsidTr="0018696B">
        <w:tc>
          <w:tcPr>
            <w:tcW w:w="990" w:type="dxa"/>
          </w:tcPr>
          <w:p w14:paraId="5F547342" w14:textId="69143A09" w:rsidR="0018696B" w:rsidRPr="00753F1A" w:rsidRDefault="0018696B" w:rsidP="007E7B00">
            <w:r w:rsidRPr="00753F1A">
              <w:t>sex</w:t>
            </w:r>
          </w:p>
        </w:tc>
        <w:tc>
          <w:tcPr>
            <w:tcW w:w="6783" w:type="dxa"/>
          </w:tcPr>
          <w:p w14:paraId="45D68C3C" w14:textId="15DA4712" w:rsidR="0018696B" w:rsidRPr="00753F1A" w:rsidRDefault="00442A69" w:rsidP="007E7B00">
            <w:r w:rsidRPr="00753F1A">
              <w:t xml:space="preserve">[…] </w:t>
            </w:r>
            <w:r w:rsidR="002549FE" w:rsidRPr="00753F1A">
              <w:t>being born a man or a woman</w:t>
            </w:r>
            <w:r w:rsidRPr="00753F1A">
              <w:t xml:space="preserve"> […]</w:t>
            </w:r>
            <w:r w:rsidR="002549FE" w:rsidRPr="00753F1A">
              <w:t xml:space="preserve"> *</w:t>
            </w:r>
          </w:p>
        </w:tc>
        <w:tc>
          <w:tcPr>
            <w:tcW w:w="1243" w:type="dxa"/>
          </w:tcPr>
          <w:p w14:paraId="52CEAACB" w14:textId="2B9AF0FB" w:rsidR="0018696B" w:rsidRPr="00753F1A" w:rsidRDefault="0018696B" w:rsidP="007E7B00">
            <w:r w:rsidRPr="00753F1A">
              <w:t>Perception</w:t>
            </w:r>
          </w:p>
        </w:tc>
      </w:tr>
      <w:tr w:rsidR="0018696B" w:rsidRPr="00753F1A" w14:paraId="6F4B1FF2" w14:textId="77777777" w:rsidTr="0018696B">
        <w:tc>
          <w:tcPr>
            <w:tcW w:w="990" w:type="dxa"/>
          </w:tcPr>
          <w:p w14:paraId="55E71FC1" w14:textId="30A6451B" w:rsidR="0018696B" w:rsidRPr="00753F1A" w:rsidRDefault="0018696B" w:rsidP="007E7B00">
            <w:r w:rsidRPr="00753F1A">
              <w:t>prog_b</w:t>
            </w:r>
          </w:p>
        </w:tc>
        <w:tc>
          <w:tcPr>
            <w:tcW w:w="6783" w:type="dxa"/>
          </w:tcPr>
          <w:p w14:paraId="1EBA1DDC" w14:textId="4AA2E136" w:rsidR="0018696B" w:rsidRPr="00753F1A" w:rsidRDefault="002549FE" w:rsidP="007E7B00">
            <w:r w:rsidRPr="00753F1A">
              <w:t>Do you think people with high incomes should pay a larger share of their income in taxes than those with low incomes, the same share, or a smaller share? *</w:t>
            </w:r>
          </w:p>
        </w:tc>
        <w:tc>
          <w:tcPr>
            <w:tcW w:w="1243" w:type="dxa"/>
          </w:tcPr>
          <w:p w14:paraId="6518463B" w14:textId="2FB09AA0" w:rsidR="0018696B" w:rsidRPr="00753F1A" w:rsidRDefault="0018696B" w:rsidP="007E7B00">
            <w:r w:rsidRPr="00753F1A">
              <w:t>Belief</w:t>
            </w:r>
          </w:p>
        </w:tc>
      </w:tr>
      <w:tr w:rsidR="0018696B" w:rsidRPr="00753F1A" w14:paraId="7BEBFD0E" w14:textId="77777777" w:rsidTr="0018696B">
        <w:tc>
          <w:tcPr>
            <w:tcW w:w="990" w:type="dxa"/>
          </w:tcPr>
          <w:p w14:paraId="301570F0" w14:textId="0C8BAFF1" w:rsidR="0018696B" w:rsidRPr="00753F1A" w:rsidRDefault="0018696B" w:rsidP="007E7B00">
            <w:r w:rsidRPr="00753F1A">
              <w:t>redis_p</w:t>
            </w:r>
          </w:p>
        </w:tc>
        <w:tc>
          <w:tcPr>
            <w:tcW w:w="6783" w:type="dxa"/>
          </w:tcPr>
          <w:p w14:paraId="419A81ED" w14:textId="0A4B5FB1" w:rsidR="0018696B" w:rsidRPr="00753F1A" w:rsidRDefault="00442A69" w:rsidP="007E7B00">
            <w:r w:rsidRPr="00753F1A">
              <w:t>I</w:t>
            </w:r>
            <w:r w:rsidR="002549FE" w:rsidRPr="00753F1A">
              <w:t>t is the responsibility of the government to reduce the differences in income between people with high incomes and those with low incomes. *</w:t>
            </w:r>
          </w:p>
        </w:tc>
        <w:tc>
          <w:tcPr>
            <w:tcW w:w="1243" w:type="dxa"/>
          </w:tcPr>
          <w:p w14:paraId="5F7739A9" w14:textId="4A1937DE" w:rsidR="0018696B" w:rsidRPr="00753F1A" w:rsidRDefault="0018696B" w:rsidP="007E7B00">
            <w:r w:rsidRPr="00753F1A">
              <w:t>Belief</w:t>
            </w:r>
          </w:p>
        </w:tc>
      </w:tr>
      <w:tr w:rsidR="0018696B" w:rsidRPr="00753F1A" w14:paraId="7E5B53C7" w14:textId="77777777" w:rsidTr="0018696B">
        <w:tc>
          <w:tcPr>
            <w:tcW w:w="990" w:type="dxa"/>
          </w:tcPr>
          <w:p w14:paraId="2757FB2C" w14:textId="65E97555" w:rsidR="0018696B" w:rsidRPr="00753F1A" w:rsidRDefault="0018696B" w:rsidP="007E7B00">
            <w:r w:rsidRPr="00753F1A">
              <w:t>redis_m</w:t>
            </w:r>
          </w:p>
        </w:tc>
        <w:tc>
          <w:tcPr>
            <w:tcW w:w="6783" w:type="dxa"/>
          </w:tcPr>
          <w:p w14:paraId="754B8ED6" w14:textId="71197BDC" w:rsidR="0018696B" w:rsidRPr="00753F1A" w:rsidRDefault="002549FE" w:rsidP="007E7B00">
            <w:r w:rsidRPr="00753F1A">
              <w:t>It is the responsibility of private companies to reduce the differences in pay between their employees with high pay and those with low pay. *</w:t>
            </w:r>
          </w:p>
        </w:tc>
        <w:tc>
          <w:tcPr>
            <w:tcW w:w="1243" w:type="dxa"/>
          </w:tcPr>
          <w:p w14:paraId="6EB3AF5C" w14:textId="448124A7" w:rsidR="0018696B" w:rsidRPr="00753F1A" w:rsidRDefault="0018696B" w:rsidP="007E7B00">
            <w:r w:rsidRPr="00753F1A">
              <w:t>Belief</w:t>
            </w:r>
          </w:p>
        </w:tc>
      </w:tr>
      <w:tr w:rsidR="0018696B" w:rsidRPr="00753F1A" w14:paraId="718BDE8E" w14:textId="77777777" w:rsidTr="0018696B">
        <w:tc>
          <w:tcPr>
            <w:tcW w:w="990" w:type="dxa"/>
          </w:tcPr>
          <w:p w14:paraId="529EC1E0" w14:textId="17421D7D" w:rsidR="0018696B" w:rsidRPr="00753F1A" w:rsidRDefault="0018696B" w:rsidP="007E7B00">
            <w:r w:rsidRPr="00753F1A">
              <w:t>resp</w:t>
            </w:r>
          </w:p>
        </w:tc>
        <w:tc>
          <w:tcPr>
            <w:tcW w:w="6783" w:type="dxa"/>
          </w:tcPr>
          <w:p w14:paraId="2F8085D1" w14:textId="6B7078AA" w:rsidR="0018696B" w:rsidRPr="00753F1A" w:rsidRDefault="002549FE" w:rsidP="007E7B00">
            <w:r w:rsidRPr="00753F1A">
              <w:t>[How important do you think that ought to be in deciding pay?] How much responsibility goes with the job *</w:t>
            </w:r>
          </w:p>
        </w:tc>
        <w:tc>
          <w:tcPr>
            <w:tcW w:w="1243" w:type="dxa"/>
          </w:tcPr>
          <w:p w14:paraId="709A7BCA" w14:textId="2967EED0" w:rsidR="0018696B" w:rsidRPr="00753F1A" w:rsidRDefault="0018696B" w:rsidP="007E7B00">
            <w:r w:rsidRPr="00753F1A">
              <w:t>Belief</w:t>
            </w:r>
          </w:p>
        </w:tc>
      </w:tr>
      <w:tr w:rsidR="0018696B" w:rsidRPr="00753F1A" w14:paraId="659ABAC4" w14:textId="77777777" w:rsidTr="0018696B">
        <w:tc>
          <w:tcPr>
            <w:tcW w:w="990" w:type="dxa"/>
          </w:tcPr>
          <w:p w14:paraId="1DE5D643" w14:textId="5E7214BB" w:rsidR="0018696B" w:rsidRPr="00753F1A" w:rsidRDefault="0018696B" w:rsidP="007E7B00">
            <w:r w:rsidRPr="00753F1A">
              <w:t>train</w:t>
            </w:r>
          </w:p>
        </w:tc>
        <w:tc>
          <w:tcPr>
            <w:tcW w:w="6783" w:type="dxa"/>
          </w:tcPr>
          <w:p w14:paraId="155998BE" w14:textId="4D5C1F80" w:rsidR="0018696B" w:rsidRPr="00753F1A" w:rsidRDefault="00442A69" w:rsidP="007E7B00">
            <w:r w:rsidRPr="00753F1A">
              <w:t xml:space="preserve">[…] </w:t>
            </w:r>
            <w:r w:rsidR="002549FE" w:rsidRPr="00753F1A">
              <w:t>The number of years spent in education and training.</w:t>
            </w:r>
            <w:r w:rsidRPr="00753F1A">
              <w:t xml:space="preserve"> *</w:t>
            </w:r>
          </w:p>
        </w:tc>
        <w:tc>
          <w:tcPr>
            <w:tcW w:w="1243" w:type="dxa"/>
          </w:tcPr>
          <w:p w14:paraId="294560AE" w14:textId="13417ABB" w:rsidR="0018696B" w:rsidRPr="00753F1A" w:rsidRDefault="0018696B" w:rsidP="007E7B00">
            <w:r w:rsidRPr="00753F1A">
              <w:t>Belief</w:t>
            </w:r>
          </w:p>
        </w:tc>
      </w:tr>
      <w:tr w:rsidR="0018696B" w:rsidRPr="00753F1A" w14:paraId="6B0B8B25" w14:textId="77777777" w:rsidTr="0018696B">
        <w:tc>
          <w:tcPr>
            <w:tcW w:w="990" w:type="dxa"/>
          </w:tcPr>
          <w:p w14:paraId="7BFBDCF2" w14:textId="59923F58" w:rsidR="0018696B" w:rsidRPr="00753F1A" w:rsidRDefault="0018696B" w:rsidP="007E7B00">
            <w:r w:rsidRPr="00753F1A">
              <w:t>need</w:t>
            </w:r>
          </w:p>
        </w:tc>
        <w:tc>
          <w:tcPr>
            <w:tcW w:w="6783" w:type="dxa"/>
          </w:tcPr>
          <w:p w14:paraId="085837C3" w14:textId="0C79BBF1" w:rsidR="0018696B" w:rsidRPr="00753F1A" w:rsidRDefault="00442A69" w:rsidP="007E7B00">
            <w:r w:rsidRPr="00753F1A">
              <w:t xml:space="preserve">[…] </w:t>
            </w:r>
            <w:r w:rsidR="002549FE" w:rsidRPr="00753F1A">
              <w:t>Whether the person has children to support</w:t>
            </w:r>
            <w:r w:rsidRPr="00753F1A">
              <w:t>. *</w:t>
            </w:r>
          </w:p>
        </w:tc>
        <w:tc>
          <w:tcPr>
            <w:tcW w:w="1243" w:type="dxa"/>
          </w:tcPr>
          <w:p w14:paraId="3B5FF374" w14:textId="520E1141" w:rsidR="0018696B" w:rsidRPr="00753F1A" w:rsidRDefault="0018696B" w:rsidP="007E7B00">
            <w:r w:rsidRPr="00753F1A">
              <w:t>Belief</w:t>
            </w:r>
          </w:p>
        </w:tc>
      </w:tr>
      <w:tr w:rsidR="0018696B" w:rsidRPr="00753F1A" w14:paraId="4C0F57BA" w14:textId="77777777" w:rsidTr="0018696B">
        <w:tc>
          <w:tcPr>
            <w:tcW w:w="990" w:type="dxa"/>
          </w:tcPr>
          <w:p w14:paraId="34E5FAC3" w14:textId="5A950502" w:rsidR="0018696B" w:rsidRPr="00753F1A" w:rsidRDefault="0018696B" w:rsidP="007E7B00">
            <w:r w:rsidRPr="00753F1A">
              <w:t>merit</w:t>
            </w:r>
          </w:p>
        </w:tc>
        <w:tc>
          <w:tcPr>
            <w:tcW w:w="6783" w:type="dxa"/>
          </w:tcPr>
          <w:p w14:paraId="75D1C91A" w14:textId="0AC29816" w:rsidR="0018696B" w:rsidRPr="00753F1A" w:rsidRDefault="00442A69" w:rsidP="007E7B00">
            <w:r w:rsidRPr="00753F1A">
              <w:t xml:space="preserve">[…] </w:t>
            </w:r>
            <w:r w:rsidR="002549FE" w:rsidRPr="00753F1A">
              <w:t>How well he or she does the job</w:t>
            </w:r>
            <w:r w:rsidRPr="00753F1A">
              <w:t>. *</w:t>
            </w:r>
          </w:p>
        </w:tc>
        <w:tc>
          <w:tcPr>
            <w:tcW w:w="1243" w:type="dxa"/>
          </w:tcPr>
          <w:p w14:paraId="0C1CE87A" w14:textId="00B8C2BC" w:rsidR="0018696B" w:rsidRPr="00753F1A" w:rsidRDefault="0018696B" w:rsidP="007E7B00">
            <w:r w:rsidRPr="00753F1A">
              <w:t>Belief</w:t>
            </w:r>
          </w:p>
        </w:tc>
      </w:tr>
      <w:tr w:rsidR="0018696B" w:rsidRPr="00753F1A" w14:paraId="3FB18466" w14:textId="77777777" w:rsidTr="0018696B">
        <w:tc>
          <w:tcPr>
            <w:tcW w:w="990" w:type="dxa"/>
          </w:tcPr>
          <w:p w14:paraId="03A55862" w14:textId="73ED3320" w:rsidR="0018696B" w:rsidRPr="00753F1A" w:rsidRDefault="0018696B" w:rsidP="007E7B00">
            <w:r w:rsidRPr="00753F1A">
              <w:t>ineq_j</w:t>
            </w:r>
          </w:p>
        </w:tc>
        <w:tc>
          <w:tcPr>
            <w:tcW w:w="6783" w:type="dxa"/>
          </w:tcPr>
          <w:p w14:paraId="793C6AF5" w14:textId="5A554706" w:rsidR="0018696B" w:rsidRPr="00753F1A" w:rsidRDefault="00442A69" w:rsidP="007E7B00">
            <w:r w:rsidRPr="00753F1A">
              <w:t xml:space="preserve">[…] </w:t>
            </w:r>
            <w:r w:rsidR="002549FE" w:rsidRPr="00753F1A">
              <w:t>How fair or unfair do you think the income distribution is in the U.S.?</w:t>
            </w:r>
          </w:p>
        </w:tc>
        <w:tc>
          <w:tcPr>
            <w:tcW w:w="1243" w:type="dxa"/>
          </w:tcPr>
          <w:p w14:paraId="1DE04486" w14:textId="351988B7" w:rsidR="0018696B" w:rsidRPr="00753F1A" w:rsidRDefault="0018696B" w:rsidP="007E7B00">
            <w:r w:rsidRPr="00753F1A">
              <w:t>Judgment</w:t>
            </w:r>
          </w:p>
        </w:tc>
      </w:tr>
      <w:tr w:rsidR="0018696B" w:rsidRPr="00753F1A" w14:paraId="3B4B4DF2" w14:textId="77777777" w:rsidTr="0018696B">
        <w:tc>
          <w:tcPr>
            <w:tcW w:w="990" w:type="dxa"/>
          </w:tcPr>
          <w:p w14:paraId="18310DFB" w14:textId="6DCF36A7" w:rsidR="0018696B" w:rsidRPr="00753F1A" w:rsidRDefault="0018696B" w:rsidP="007E7B00">
            <w:r w:rsidRPr="00753F1A">
              <w:t>redis_d</w:t>
            </w:r>
          </w:p>
        </w:tc>
        <w:tc>
          <w:tcPr>
            <w:tcW w:w="6783" w:type="dxa"/>
          </w:tcPr>
          <w:p w14:paraId="2CF21041" w14:textId="582DAAFC" w:rsidR="0018696B" w:rsidRPr="00753F1A" w:rsidRDefault="00442A69" w:rsidP="007E7B00">
            <w:r w:rsidRPr="00753F1A">
              <w:t xml:space="preserve">[…] </w:t>
            </w:r>
            <w:r w:rsidR="002549FE" w:rsidRPr="00753F1A">
              <w:t>Most politicians in the U.S. do not care about reducing the differences in income between people with high incomes and people with low incomes. *</w:t>
            </w:r>
          </w:p>
        </w:tc>
        <w:tc>
          <w:tcPr>
            <w:tcW w:w="1243" w:type="dxa"/>
          </w:tcPr>
          <w:p w14:paraId="5D665EAF" w14:textId="09ACEE42" w:rsidR="0018696B" w:rsidRPr="00753F1A" w:rsidRDefault="0018696B" w:rsidP="007E7B00">
            <w:r w:rsidRPr="00753F1A">
              <w:t>Judgment</w:t>
            </w:r>
          </w:p>
        </w:tc>
      </w:tr>
      <w:tr w:rsidR="0018696B" w:rsidRPr="00753F1A" w14:paraId="373E5758" w14:textId="77777777" w:rsidTr="0018696B">
        <w:tc>
          <w:tcPr>
            <w:tcW w:w="990" w:type="dxa"/>
          </w:tcPr>
          <w:p w14:paraId="52FA05BE" w14:textId="41709164" w:rsidR="0018696B" w:rsidRPr="00753F1A" w:rsidRDefault="0018696B" w:rsidP="007E7B00">
            <w:r w:rsidRPr="00753F1A">
              <w:t>redis_f</w:t>
            </w:r>
          </w:p>
        </w:tc>
        <w:tc>
          <w:tcPr>
            <w:tcW w:w="6783" w:type="dxa"/>
          </w:tcPr>
          <w:p w14:paraId="5CBB3924" w14:textId="392C07D1" w:rsidR="0018696B" w:rsidRPr="00753F1A" w:rsidRDefault="002549FE" w:rsidP="007E7B00">
            <w:r w:rsidRPr="00753F1A">
              <w:t>How successful do you think the government in the U.S. is nowadays in reducing the differences in income between people with high incomes and people with low incomes?</w:t>
            </w:r>
          </w:p>
        </w:tc>
        <w:tc>
          <w:tcPr>
            <w:tcW w:w="1243" w:type="dxa"/>
          </w:tcPr>
          <w:p w14:paraId="158C023B" w14:textId="4A3D22BB" w:rsidR="0018696B" w:rsidRPr="00753F1A" w:rsidRDefault="0018696B" w:rsidP="007E7B00">
            <w:r w:rsidRPr="00753F1A">
              <w:t>Judgment</w:t>
            </w:r>
          </w:p>
        </w:tc>
      </w:tr>
    </w:tbl>
    <w:p w14:paraId="728B2DC7" w14:textId="5B0DB5E2" w:rsidR="0018696B" w:rsidRPr="00753F1A" w:rsidRDefault="0018696B" w:rsidP="007E7B00">
      <w:pPr>
        <w:rPr>
          <w:sz w:val="20"/>
          <w:szCs w:val="20"/>
        </w:rPr>
      </w:pPr>
      <w:r w:rsidRPr="00753F1A">
        <w:rPr>
          <w:i/>
          <w:iCs/>
          <w:sz w:val="20"/>
          <w:szCs w:val="20"/>
        </w:rPr>
        <w:lastRenderedPageBreak/>
        <w:t>Caption:</w:t>
      </w:r>
      <w:r w:rsidRPr="00753F1A">
        <w:rPr>
          <w:sz w:val="20"/>
          <w:szCs w:val="20"/>
        </w:rPr>
        <w:t xml:space="preserve"> </w:t>
      </w:r>
      <w:r w:rsidR="00E441B3" w:rsidRPr="00753F1A">
        <w:rPr>
          <w:sz w:val="20"/>
          <w:szCs w:val="20"/>
        </w:rPr>
        <w:t>Squared</w:t>
      </w:r>
      <w:r w:rsidR="002549FE" w:rsidRPr="00753F1A">
        <w:rPr>
          <w:sz w:val="20"/>
          <w:szCs w:val="20"/>
        </w:rPr>
        <w:t xml:space="preserve"> brackets indicate common prompts</w:t>
      </w:r>
      <w:r w:rsidR="00E441B3" w:rsidRPr="00753F1A">
        <w:rPr>
          <w:sz w:val="20"/>
          <w:szCs w:val="20"/>
        </w:rPr>
        <w:t xml:space="preserve"> between different items</w:t>
      </w:r>
      <w:r w:rsidR="002549FE" w:rsidRPr="00753F1A">
        <w:rPr>
          <w:sz w:val="20"/>
          <w:szCs w:val="20"/>
        </w:rPr>
        <w:t>.</w:t>
      </w:r>
      <w:r w:rsidR="00E441B3" w:rsidRPr="00753F1A">
        <w:rPr>
          <w:sz w:val="20"/>
          <w:szCs w:val="20"/>
        </w:rPr>
        <w:t xml:space="preserve"> The polarity of asterisked variables was inverted to have maximum values aligned with</w:t>
      </w:r>
      <w:r w:rsidR="004B6A10">
        <w:rPr>
          <w:sz w:val="20"/>
          <w:szCs w:val="20"/>
        </w:rPr>
        <w:t xml:space="preserve"> </w:t>
      </w:r>
      <w:r w:rsidR="00E441B3" w:rsidRPr="00753F1A">
        <w:rPr>
          <w:sz w:val="20"/>
          <w:szCs w:val="20"/>
        </w:rPr>
        <w:t xml:space="preserve">high perception, </w:t>
      </w:r>
      <w:r w:rsidR="004B6A10">
        <w:rPr>
          <w:sz w:val="20"/>
          <w:szCs w:val="20"/>
        </w:rPr>
        <w:t>egalitarian</w:t>
      </w:r>
      <w:r w:rsidR="004B6A10" w:rsidRPr="00753F1A">
        <w:rPr>
          <w:sz w:val="20"/>
          <w:szCs w:val="20"/>
        </w:rPr>
        <w:t xml:space="preserve"> beliefs, </w:t>
      </w:r>
      <w:r w:rsidR="00E441B3" w:rsidRPr="00753F1A">
        <w:rPr>
          <w:sz w:val="20"/>
          <w:szCs w:val="20"/>
        </w:rPr>
        <w:t xml:space="preserve">and critical judgments of existing inequality. </w:t>
      </w:r>
    </w:p>
    <w:p w14:paraId="5080DACD" w14:textId="77777777" w:rsidR="0018696B" w:rsidRPr="00753F1A" w:rsidRDefault="0018696B" w:rsidP="007E7B00"/>
    <w:p w14:paraId="5083EC42" w14:textId="77777777" w:rsidR="00CF178C" w:rsidRPr="00753F1A" w:rsidRDefault="00CF178C" w:rsidP="007E7B00">
      <w:pPr>
        <w:pStyle w:val="Heading2"/>
      </w:pPr>
      <w:r w:rsidRPr="00753F1A">
        <w:t>3.2 Network estimation</w:t>
      </w:r>
    </w:p>
    <w:p w14:paraId="57DD0CF3" w14:textId="17635392" w:rsidR="00E441B3" w:rsidRPr="00753F1A" w:rsidDel="00F0607A" w:rsidRDefault="00E441B3" w:rsidP="00E441B3">
      <w:pPr>
        <w:pStyle w:val="Heading3"/>
        <w:rPr>
          <w:del w:id="95" w:author="Arturo Bertero" w:date="2024-04-23T12:03:00Z"/>
        </w:rPr>
      </w:pPr>
      <w:del w:id="96" w:author="Arturo Bertero" w:date="2024-04-23T12:03:00Z">
        <w:r w:rsidRPr="00753F1A" w:rsidDel="00F0607A">
          <w:delText>The general process of estimation (from data to robustness)</w:delText>
        </w:r>
      </w:del>
    </w:p>
    <w:p w14:paraId="0B030442" w14:textId="2B955147" w:rsidR="00E441B3" w:rsidRPr="00753F1A" w:rsidRDefault="00381F13" w:rsidP="00E441B3">
      <w:r w:rsidRPr="00753F1A">
        <w:t xml:space="preserve">Network estimation of multivariate data follows a multistage process </w:t>
      </w:r>
      <w:r w:rsidRPr="00753F1A">
        <w:fldChar w:fldCharType="begin"/>
      </w:r>
      <w:r w:rsidRPr="00753F1A">
        <w:instrText xml:space="preserve"> ADDIN ZOTERO_ITEM CSL_CITATION {"citationID":"qOkF5Nua","properties":{"formattedCitation":"(Borsboom et al., 2021)","plainCitation":"(Borsboom et al., 2021)","noteIndex":0},"citationItems":[{"id":1293,"uris":["http://zotero.org/groups/5379819/items/48IXTWJI"],"itemData":{"id":1293,"type":"article-journal","abstract":"In recent years, network analysis has been applied to identify and analyse patterns of statistical association in multivariate psychological data. In these approaches, network nodes represent variables in a data set, and edges represent pairwise conditional associations between variables in the data, while conditioning on the remaining variables. This Primer provides an anatomy of these techniques, describes the current state of the art and discusses open problems. We identify relevant data structures in which network analysis may be applied: cross-sectional data, repeated measures and intensive longitudinal data. We then discuss the estimation of network structures in each of these cases, as well as assessment techniques to evaluate network robustness and replicability. Successful applications of the technique in different research areas are highlighted. Finally, we discuss limitations and challenges for future research. Network analysis allows the investigation of complex patterns and relationships by examining nodes and the edges connecting them. Borsboom et al. discuss the adoption of network analysis in psychological research.","container-title":"Nature Reviews Methods Primers","DOI":"10.1038/s43586-021-00055-w","issue":"1","language":"en","page":"58","title":"Network analysis of multivariate data in psychological science","volume":"1","author":[{"family":"Borsboom","given":"Denny"},{"family":"Deserno","given":"Marie K."},{"family":"Rhemtulla","given":"Mijke"},{"family":"Epskamp","given":"Sacha"},{"family":"Fried","given":"Eiko I."},{"family":"McNally","given":"Richard J."},{"family":"Robinaugh","given":"Donald J."},{"family":"Perugini","given":"Marco"},{"family":"Dalege","given":"Jonas"},{"family":"Costantini","given":"Giulio"},{"family":"Isvoranu","given":"Adela-Maria"},{"family":"Wysocki","given":"Anna C."},{"family":"Borkulo","given":"Claudia D.","dropping-particle":"van"},{"family":"Bork","given":"Riet","dropping-particle":"van"},{"family":"Waldorp","given":"Lourens J."}],"issued":{"date-parts":[["2021"]]}}}],"schema":"https://github.com/citation-style-language/schema/raw/master/csl-citation.json"} </w:instrText>
      </w:r>
      <w:r w:rsidRPr="00753F1A">
        <w:fldChar w:fldCharType="separate"/>
      </w:r>
      <w:r w:rsidRPr="00753F1A">
        <w:rPr>
          <w:noProof/>
        </w:rPr>
        <w:t>(Borsboom et al., 2021)</w:t>
      </w:r>
      <w:r w:rsidRPr="00753F1A">
        <w:fldChar w:fldCharType="end"/>
      </w:r>
      <w:r w:rsidRPr="00753F1A">
        <w:t xml:space="preserve">. First, variables are selected </w:t>
      </w:r>
      <w:r w:rsidR="000E74B5" w:rsidRPr="00753F1A">
        <w:t xml:space="preserve">based </w:t>
      </w:r>
      <w:r w:rsidRPr="00753F1A">
        <w:t xml:space="preserve">on a literature review. </w:t>
      </w:r>
      <w:r w:rsidR="000E74B5" w:rsidRPr="00753F1A">
        <w:t>This ensures the resulting model validly renders the construct</w:t>
      </w:r>
      <w:r w:rsidRPr="00753F1A">
        <w:t xml:space="preserve">. Second, network estimation techniques are fitted to survey data. </w:t>
      </w:r>
      <w:r w:rsidR="00A41978" w:rsidRPr="00753F1A">
        <w:t>This article applies</w:t>
      </w:r>
      <w:r w:rsidR="0087018A" w:rsidRPr="00753F1A">
        <w:t xml:space="preserve"> three </w:t>
      </w:r>
      <w:r w:rsidR="000E74B5" w:rsidRPr="00753F1A">
        <w:t>types</w:t>
      </w:r>
      <w:r w:rsidR="0087018A" w:rsidRPr="00753F1A">
        <w:t xml:space="preserve"> of</w:t>
      </w:r>
      <w:r w:rsidR="00A41978" w:rsidRPr="00753F1A">
        <w:t xml:space="preserve"> Graphical Models</w:t>
      </w:r>
      <w:r w:rsidR="0087018A" w:rsidRPr="00753F1A">
        <w:t xml:space="preserve"> </w:t>
      </w:r>
      <w:r w:rsidR="000E74B5" w:rsidRPr="00753F1A">
        <w:t>that isolate</w:t>
      </w:r>
      <w:r w:rsidR="00A41978" w:rsidRPr="00753F1A">
        <w:t xml:space="preserve"> the joint probability distribution of the selected </w:t>
      </w:r>
      <w:r w:rsidR="000E74B5" w:rsidRPr="00753F1A">
        <w:t>variables and store them</w:t>
      </w:r>
      <w:r w:rsidR="00A41978" w:rsidRPr="00753F1A">
        <w:t xml:space="preserve"> </w:t>
      </w:r>
      <w:r w:rsidR="004E1217" w:rsidRPr="00753F1A">
        <w:t>in weighted adjacency matri</w:t>
      </w:r>
      <w:r w:rsidR="000E74B5" w:rsidRPr="00753F1A">
        <w:t>ces</w:t>
      </w:r>
      <w:r w:rsidR="004E1217" w:rsidRPr="00753F1A">
        <w:t xml:space="preserve">. </w:t>
      </w:r>
      <w:r w:rsidR="000E74B5" w:rsidRPr="00753F1A">
        <w:t>Matrices</w:t>
      </w:r>
      <w:r w:rsidR="004E1217" w:rsidRPr="00753F1A">
        <w:t xml:space="preserve"> </w:t>
      </w:r>
      <w:r w:rsidR="000E74B5" w:rsidRPr="00753F1A">
        <w:t>are</w:t>
      </w:r>
      <w:r w:rsidR="004E1217" w:rsidRPr="00753F1A">
        <w:t xml:space="preserve"> then </w:t>
      </w:r>
      <w:r w:rsidR="000E74B5" w:rsidRPr="00753F1A">
        <w:t>visualized</w:t>
      </w:r>
      <w:r w:rsidR="004E1217" w:rsidRPr="00753F1A">
        <w:t xml:space="preserve"> as network</w:t>
      </w:r>
      <w:r w:rsidR="000E74B5" w:rsidRPr="00753F1A">
        <w:t>s</w:t>
      </w:r>
      <w:r w:rsidR="004E1217" w:rsidRPr="00753F1A">
        <w:t xml:space="preserve"> </w:t>
      </w:r>
      <w:r w:rsidR="000E74B5" w:rsidRPr="00753F1A">
        <w:t>e</w:t>
      </w:r>
      <w:r w:rsidR="004E1217" w:rsidRPr="00753F1A">
        <w:t>ncod</w:t>
      </w:r>
      <w:r w:rsidR="000E74B5" w:rsidRPr="00753F1A">
        <w:t>ing</w:t>
      </w:r>
      <w:r w:rsidR="00A41978" w:rsidRPr="00753F1A">
        <w:t xml:space="preserve"> conditional dependence</w:t>
      </w:r>
      <w:r w:rsidR="004E1217" w:rsidRPr="00753F1A">
        <w:t>s</w:t>
      </w:r>
      <w:r w:rsidR="00A41978" w:rsidRPr="00753F1A">
        <w:t xml:space="preserve"> with </w:t>
      </w:r>
      <w:r w:rsidR="004E1217" w:rsidRPr="00753F1A">
        <w:t xml:space="preserve">the presence of </w:t>
      </w:r>
      <w:r w:rsidR="00A41978" w:rsidRPr="00753F1A">
        <w:t>network edges, and conditional independence</w:t>
      </w:r>
      <w:r w:rsidR="004E1217" w:rsidRPr="00753F1A">
        <w:t>s</w:t>
      </w:r>
      <w:r w:rsidR="00A41978" w:rsidRPr="00753F1A">
        <w:t xml:space="preserve"> through their absence </w:t>
      </w:r>
      <w:r w:rsidR="00A41978" w:rsidRPr="00753F1A">
        <w:fldChar w:fldCharType="begin"/>
      </w:r>
      <w:r w:rsidR="00A41978" w:rsidRPr="00753F1A">
        <w:instrText xml:space="preserve"> ADDIN ZOTERO_ITEM CSL_CITATION {"citationID":"Gzq0308J","properties":{"formattedCitation":"(Lauritzen, 1996)","plainCitation":"(Lauritzen, 1996)","noteIndex":0},"citationItems":[{"id":1003,"uris":["http://zotero.org/users/10425122/items/MMW8X26B"],"itemData":{"id":1003,"type":"book","publisher":"Clarendon Press","title":"Graphical models","volume":"17","author":[{"family":"Lauritzen","given":"Steffen L"}],"issued":{"date-parts":[["1996"]]}}}],"schema":"https://github.com/citation-style-language/schema/raw/master/csl-citation.json"} </w:instrText>
      </w:r>
      <w:r w:rsidR="00A41978" w:rsidRPr="00753F1A">
        <w:fldChar w:fldCharType="separate"/>
      </w:r>
      <w:r w:rsidR="00A41978" w:rsidRPr="00753F1A">
        <w:rPr>
          <w:noProof/>
        </w:rPr>
        <w:t>(Lauritzen, 1996)</w:t>
      </w:r>
      <w:r w:rsidR="00A41978" w:rsidRPr="00753F1A">
        <w:fldChar w:fldCharType="end"/>
      </w:r>
      <w:r w:rsidR="00A41978" w:rsidRPr="00753F1A">
        <w:t xml:space="preserve">. </w:t>
      </w:r>
      <w:r w:rsidR="00343044" w:rsidRPr="00753F1A">
        <w:t>With cross-sectional data, the estimation results in an undirected network, which represents the aggregate correlational structure of attitudes toward inequality in the United States.</w:t>
      </w:r>
      <w:r w:rsidR="00D42071" w:rsidRPr="00753F1A">
        <w:t xml:space="preserve"> </w:t>
      </w:r>
      <w:r w:rsidRPr="00753F1A">
        <w:t>Third, the toolbox of network analysis is applied to the network, describ</w:t>
      </w:r>
      <w:r w:rsidR="0087018A" w:rsidRPr="00753F1A">
        <w:t>ing</w:t>
      </w:r>
      <w:r w:rsidRPr="00753F1A">
        <w:t xml:space="preserve"> its </w:t>
      </w:r>
      <w:r w:rsidR="00D42071" w:rsidRPr="00753F1A">
        <w:t>structural</w:t>
      </w:r>
      <w:r w:rsidRPr="00753F1A">
        <w:t xml:space="preserve"> or </w:t>
      </w:r>
      <w:r w:rsidR="00D42071" w:rsidRPr="00753F1A">
        <w:t>local</w:t>
      </w:r>
      <w:r w:rsidRPr="00753F1A">
        <w:t xml:space="preserve"> properties. </w:t>
      </w:r>
      <w:r w:rsidR="00343044" w:rsidRPr="00753F1A">
        <w:t>Finally</w:t>
      </w:r>
      <w:r w:rsidRPr="00753F1A">
        <w:t xml:space="preserve">, the stability of the model parameters is assessed with bootstrapping techniques </w:t>
      </w:r>
      <w:r w:rsidRPr="00753F1A">
        <w:fldChar w:fldCharType="begin"/>
      </w:r>
      <w:r w:rsidRPr="00753F1A">
        <w:instrText xml:space="preserve"> ADDIN ZOTERO_ITEM CSL_CITATION {"citationID":"SBCSJVo5","properties":{"formattedCitation":"(Efron, 1979)","plainCitation":"(Efron, 1979)","noteIndex":0},"citationItems":[{"id":1080,"uris":["http://zotero.org/users/10425122/items/DUYCELHK"],"itemData":{"id":1080,"type":"article-journal","container-title":"The Annals of Statistics","DOI":"10.1214/aos/1176344552","ISSN":"0090-5364","issue":"1","journalAbbreviation":"Ann. Statist.","source":"DOI.org (Crossref)","title":"Bootstrap Methods: Another Look at the Jackknife","title-short":"Bootstrap Methods","URL":"https://projecteuclid.org/journals/annals-of-statistics/volume-7/issue-1/Bootstrap-Methods-Another-Look-at-the-Jackknife/10.1214/aos/1176344552.full","volume":"7","author":[{"family":"Efron","given":"B."}],"accessed":{"date-parts":[["2023",11,24]]},"issued":{"date-parts":[["1979",1,1]]}}}],"schema":"https://github.com/citation-style-language/schema/raw/master/csl-citation.json"} </w:instrText>
      </w:r>
      <w:r w:rsidRPr="00753F1A">
        <w:fldChar w:fldCharType="separate"/>
      </w:r>
      <w:r w:rsidRPr="00753F1A">
        <w:rPr>
          <w:noProof/>
        </w:rPr>
        <w:t>(Efron, 1979)</w:t>
      </w:r>
      <w:r w:rsidRPr="00753F1A">
        <w:fldChar w:fldCharType="end"/>
      </w:r>
      <w:r w:rsidRPr="00753F1A">
        <w:t xml:space="preserve">. </w:t>
      </w:r>
      <w:r w:rsidR="00343044" w:rsidRPr="00753F1A">
        <w:t>T</w:t>
      </w:r>
      <w:r w:rsidRPr="00753F1A">
        <w:t xml:space="preserve">he remainder of this section </w:t>
      </w:r>
      <w:r w:rsidR="00BF2CA7" w:rsidRPr="00753F1A">
        <w:t xml:space="preserve">details the </w:t>
      </w:r>
      <w:r w:rsidR="00343044" w:rsidRPr="00753F1A">
        <w:t xml:space="preserve">three </w:t>
      </w:r>
      <w:r w:rsidR="00BF2CA7" w:rsidRPr="00753F1A">
        <w:t>estimation procedure</w:t>
      </w:r>
      <w:r w:rsidR="004E1217" w:rsidRPr="00753F1A">
        <w:t>s</w:t>
      </w:r>
      <w:r w:rsidR="00BF2CA7" w:rsidRPr="00753F1A">
        <w:t xml:space="preserve"> adopted in this article and </w:t>
      </w:r>
      <w:r w:rsidR="00D42071" w:rsidRPr="00753F1A">
        <w:t xml:space="preserve">details </w:t>
      </w:r>
      <w:r w:rsidR="00BF2CA7" w:rsidRPr="00753F1A">
        <w:t xml:space="preserve">how hypotheses are tested. </w:t>
      </w:r>
    </w:p>
    <w:p w14:paraId="162D07FD" w14:textId="77777777" w:rsidR="00381F13" w:rsidRPr="00753F1A" w:rsidRDefault="00381F13" w:rsidP="00E441B3"/>
    <w:p w14:paraId="4921E88F" w14:textId="2A755A1C" w:rsidR="00E441B3" w:rsidRPr="00753F1A" w:rsidDel="00F0607A" w:rsidRDefault="002B43B1" w:rsidP="00E441B3">
      <w:pPr>
        <w:pStyle w:val="Heading3"/>
        <w:rPr>
          <w:del w:id="97" w:author="Arturo Bertero" w:date="2024-04-23T12:04:00Z"/>
        </w:rPr>
      </w:pPr>
      <w:del w:id="98" w:author="Arturo Bertero" w:date="2024-04-23T12:04:00Z">
        <w:r w:rsidRPr="00753F1A" w:rsidDel="00F0607A">
          <w:delText>M</w:delText>
        </w:r>
        <w:r w:rsidR="00BF2CA7" w:rsidRPr="00753F1A" w:rsidDel="00F0607A">
          <w:delText>gm</w:delText>
        </w:r>
        <w:r w:rsidR="00E441B3" w:rsidRPr="00753F1A" w:rsidDel="00F0607A">
          <w:delText xml:space="preserve"> estimation (here also </w:delText>
        </w:r>
        <w:r w:rsidR="00F53926" w:rsidDel="00F0607A">
          <w:delText>small-world</w:delText>
        </w:r>
        <w:r w:rsidR="00E441B3" w:rsidRPr="00753F1A" w:rsidDel="00F0607A">
          <w:delText xml:space="preserve"> and centrality)</w:delText>
        </w:r>
      </w:del>
    </w:p>
    <w:p w14:paraId="4B56CC09" w14:textId="39566364" w:rsidR="006411DE" w:rsidRPr="00753F1A" w:rsidRDefault="00BF2CA7" w:rsidP="00E441B3">
      <w:r w:rsidRPr="00753F1A">
        <w:t xml:space="preserve">To address H1 and H2, a Mixed Graphical Model (mgm) is estimated </w:t>
      </w:r>
      <w:r w:rsidRPr="00753F1A">
        <w:fldChar w:fldCharType="begin"/>
      </w:r>
      <w:r w:rsidRPr="00753F1A">
        <w:instrText xml:space="preserve"> ADDIN ZOTERO_ITEM CSL_CITATION {"citationID":"wLmLMELB","properties":{"formattedCitation":"(Haslbeck &amp; Waldorp, 2020)","plainCitation":"(Haslbeck &amp; Waldorp, 2020)","noteIndex":0},"citationItems":[{"id":1211,"uris":["http://zotero.org/groups/5373452/items/9KYQNAK9"],"itemData":{"id":1211,"type":"article-journal","container-title":"Journal of Statistical Software","DOI":"10.18637/jss.v093.i08","issue":"8","title":"mgm : Estimating Time-Varying Mixed Graphical Models in High-Dimensional Data","volume":"93","author":[{"family":"Haslbeck","given":"Jonas M B"},{"family":"Waldorp","given":"Lourens J"}],"issued":{"date-parts":[["2020"]]}}}],"schema":"https://github.com/citation-style-language/schema/raw/master/csl-citation.json"} </w:instrText>
      </w:r>
      <w:r w:rsidRPr="00753F1A">
        <w:fldChar w:fldCharType="separate"/>
      </w:r>
      <w:r w:rsidRPr="00753F1A">
        <w:rPr>
          <w:noProof/>
        </w:rPr>
        <w:t>(Haslbeck &amp; Waldorp, 2020)</w:t>
      </w:r>
      <w:r w:rsidRPr="00753F1A">
        <w:fldChar w:fldCharType="end"/>
      </w:r>
      <w:r w:rsidRPr="00753F1A">
        <w:t>. This model accommodate</w:t>
      </w:r>
      <w:r w:rsidR="00343044" w:rsidRPr="00753F1A">
        <w:t>s</w:t>
      </w:r>
      <w:r w:rsidRPr="00753F1A">
        <w:t xml:space="preserve"> variables measured </w:t>
      </w:r>
      <w:r w:rsidR="00343044" w:rsidRPr="00753F1A">
        <w:t>at</w:t>
      </w:r>
      <w:r w:rsidRPr="00753F1A">
        <w:t xml:space="preserve"> different scales and estimates parameters through </w:t>
      </w:r>
      <w:r w:rsidR="004E1217" w:rsidRPr="00753F1A">
        <w:t xml:space="preserve">a loop of </w:t>
      </w:r>
      <w:r w:rsidRPr="00753F1A">
        <w:t xml:space="preserve">node-wise </w:t>
      </w:r>
      <w:r w:rsidR="004E1217" w:rsidRPr="00753F1A">
        <w:t xml:space="preserve">regularized </w:t>
      </w:r>
      <w:r w:rsidR="00E44484" w:rsidRPr="00753F1A">
        <w:t xml:space="preserve">linear </w:t>
      </w:r>
      <w:r w:rsidRPr="00753F1A">
        <w:t>regression</w:t>
      </w:r>
      <w:r w:rsidR="004E1217" w:rsidRPr="00753F1A">
        <w:t>s</w:t>
      </w:r>
      <w:r w:rsidRPr="00753F1A">
        <w:t xml:space="preserve">. </w:t>
      </w:r>
      <w:r w:rsidR="00A41978" w:rsidRPr="00753F1A">
        <w:t>At the beginning of the analysis, v</w:t>
      </w:r>
      <w:r w:rsidRPr="00753F1A">
        <w:t xml:space="preserve">ariables are mean-centered and </w:t>
      </w:r>
      <w:r w:rsidR="004E1217" w:rsidRPr="00753F1A">
        <w:t xml:space="preserve">rescaled to have one unit of standard deviation. </w:t>
      </w:r>
      <w:r w:rsidR="00343044" w:rsidRPr="00753F1A">
        <w:t xml:space="preserve">Then, each variable is iteratively regressed on every other, while controlling for the </w:t>
      </w:r>
      <w:del w:id="99" w:author="Arturo Bertero" w:date="2024-04-23T12:05:00Z">
        <w:r w:rsidR="00343044" w:rsidRPr="00753F1A" w:rsidDel="00E81B32">
          <w:delText xml:space="preserve">effect of the </w:delText>
        </w:r>
      </w:del>
      <w:r w:rsidR="00343044" w:rsidRPr="00753F1A">
        <w:t>remaining nodes</w:t>
      </w:r>
      <w:r w:rsidR="004E1217" w:rsidRPr="00753F1A">
        <w:t xml:space="preserve">. To avoid multicollinearity issues and to increase the specificity of the model, mgm uses </w:t>
      </w:r>
      <w:r w:rsidR="001C4507" w:rsidRPr="00753F1A">
        <w:t xml:space="preserve">l1-penalized regression (LASSO) </w:t>
      </w:r>
      <w:r w:rsidR="001C4507" w:rsidRPr="00753F1A">
        <w:fldChar w:fldCharType="begin"/>
      </w:r>
      <w:r w:rsidR="001C4507" w:rsidRPr="00753F1A">
        <w:instrText xml:space="preserve"> ADDIN ZOTERO_ITEM CSL_CITATION {"citationID":"yRPVqBrE","properties":{"formattedCitation":"(Tibshirani, 1996)","plainCitation":"(Tibshirani, 1996)","noteIndex":0},"citationItems":[{"id":1332,"uris":["http://zotero.org/groups/5379819/items/4EF6CPI6"],"itemData":{"id":1332,"type":"article-journal","abstract":"We propose a new method for estimation in linear models. The ‘lasso’ minimizes the residual sum of squares subject to the sum of the absolute value of the coefficients being less than a constant. Because of the nature of this constraint it tends to produce some coefficients that are exactly 0 and hence gives interpretable models. Our simulation studies suggest that the lasso enjoys some of the favourable properties of both subset selection and ridge regression. It produces interpretable models like subset selection and exhibits the stability of ridge regression. There is also an interesting relationship with recent work in adaptive function estimation by Donoho and Johnstone. The lasso idea is quite general and can be applied in a variety of statistical models: extensions to generalized regression models and tree‐based models are briefly described.","container-title":"Journal of the Royal Statistical Society: Series B (Methodological)","DOI":"10.1111/j.2517-6161.1996.tb02080.x","ISSN":"0035-9246","issue":"1","page":"267–288","title":"Regression Shrinkage and Selection Via the Lasso","volume":"58","author":[{"family":"Tibshirani","given":"Robert"}],"issued":{"date-parts":[["1996"]]}}}],"schema":"https://github.com/citation-style-language/schema/raw/master/csl-citation.json"} </w:instrText>
      </w:r>
      <w:r w:rsidR="001C4507" w:rsidRPr="00753F1A">
        <w:fldChar w:fldCharType="separate"/>
      </w:r>
      <w:r w:rsidR="001C4507" w:rsidRPr="00753F1A">
        <w:rPr>
          <w:noProof/>
        </w:rPr>
        <w:t>(Tibshirani, 1996)</w:t>
      </w:r>
      <w:r w:rsidR="001C4507" w:rsidRPr="00753F1A">
        <w:fldChar w:fldCharType="end"/>
      </w:r>
      <w:r w:rsidR="001C4507" w:rsidRPr="00753F1A">
        <w:t xml:space="preserve">. </w:t>
      </w:r>
      <w:r w:rsidR="00343044" w:rsidRPr="00753F1A">
        <w:t>These regressions do not minimize the sum of the square deviations between the predicted values and the actual values of the target variable, as</w:t>
      </w:r>
      <w:r w:rsidR="001C4507" w:rsidRPr="00753F1A">
        <w:t xml:space="preserve"> LASSO </w:t>
      </w:r>
      <w:r w:rsidR="0087018A" w:rsidRPr="00753F1A">
        <w:t>adds the</w:t>
      </w:r>
      <w:r w:rsidR="001C4507" w:rsidRPr="00753F1A">
        <w:t xml:space="preserve"> tuning parameter lambda (λ) </w:t>
      </w:r>
      <w:r w:rsidR="0087018A" w:rsidRPr="00753F1A">
        <w:t xml:space="preserve">to the OLS equation. </w:t>
      </w:r>
      <w:r w:rsidR="001C4507" w:rsidRPr="00753F1A">
        <w:t xml:space="preserve">When λ is set to zero, regularization has no effect, and the model </w:t>
      </w:r>
      <w:r w:rsidR="0087018A" w:rsidRPr="00753F1A">
        <w:t>simplifies in</w:t>
      </w:r>
      <w:r w:rsidR="001C4507" w:rsidRPr="00753F1A">
        <w:t xml:space="preserve"> a linear regression. As λ increases, it shrinks </w:t>
      </w:r>
      <w:r w:rsidR="00343044" w:rsidRPr="00753F1A">
        <w:t>all</w:t>
      </w:r>
      <w:r w:rsidR="001C4507" w:rsidRPr="00753F1A">
        <w:t xml:space="preserve"> estimates toward zero. Therefore, LASSO regularization induces sparsity in the network matrix</w:t>
      </w:r>
      <w:r w:rsidR="0087018A" w:rsidRPr="00753F1A">
        <w:t xml:space="preserve">, as it </w:t>
      </w:r>
      <w:r w:rsidR="001C4507" w:rsidRPr="00753F1A">
        <w:t>force</w:t>
      </w:r>
      <w:r w:rsidR="0087018A" w:rsidRPr="00753F1A">
        <w:t>s</w:t>
      </w:r>
      <w:r w:rsidR="001C4507" w:rsidRPr="00753F1A">
        <w:t xml:space="preserve"> </w:t>
      </w:r>
      <w:r w:rsidR="0087018A" w:rsidRPr="00753F1A">
        <w:t>smaller</w:t>
      </w:r>
      <w:r w:rsidR="001C4507" w:rsidRPr="00753F1A">
        <w:t xml:space="preserve"> coefficients to become exactly zero, effectively performing variable selection</w:t>
      </w:r>
      <w:r w:rsidR="0087018A" w:rsidRPr="00753F1A">
        <w:t xml:space="preserve">. </w:t>
      </w:r>
      <w:r w:rsidR="001C4507" w:rsidRPr="00753F1A">
        <w:t xml:space="preserve">The appropriate value of the tuning parameter is </w:t>
      </w:r>
      <w:r w:rsidR="00B35C2F" w:rsidRPr="00753F1A">
        <w:t>searched</w:t>
      </w:r>
      <w:r w:rsidR="001C4507" w:rsidRPr="00753F1A">
        <w:t xml:space="preserve"> </w:t>
      </w:r>
      <w:r w:rsidR="00B35C2F" w:rsidRPr="00753F1A">
        <w:t xml:space="preserve">with a model selection approach and is found by </w:t>
      </w:r>
      <w:r w:rsidR="001C4507" w:rsidRPr="00753F1A">
        <w:t>minimizing the E</w:t>
      </w:r>
      <w:r w:rsidR="00B35C2F" w:rsidRPr="00753F1A">
        <w:t xml:space="preserve">xtended </w:t>
      </w:r>
      <w:r w:rsidR="001C4507" w:rsidRPr="00753F1A">
        <w:t>B</w:t>
      </w:r>
      <w:r w:rsidR="00B35C2F" w:rsidRPr="00753F1A">
        <w:t xml:space="preserve">ayesian </w:t>
      </w:r>
      <w:r w:rsidR="001C4507" w:rsidRPr="00753F1A">
        <w:t>I</w:t>
      </w:r>
      <w:r w:rsidR="00B35C2F" w:rsidRPr="00753F1A">
        <w:t xml:space="preserve">nformation </w:t>
      </w:r>
      <w:r w:rsidR="001C4507" w:rsidRPr="00753F1A">
        <w:t>C</w:t>
      </w:r>
      <w:r w:rsidR="00B35C2F" w:rsidRPr="00753F1A">
        <w:t>riterion</w:t>
      </w:r>
      <w:r w:rsidR="00742DDA" w:rsidRPr="00753F1A">
        <w:t xml:space="preserve">, an extension of the BIC </w:t>
      </w:r>
      <w:r w:rsidR="00742DDA" w:rsidRPr="00753F1A">
        <w:fldChar w:fldCharType="begin"/>
      </w:r>
      <w:r w:rsidR="00742DDA" w:rsidRPr="00753F1A">
        <w:instrText xml:space="preserve"> ADDIN ZOTERO_ITEM CSL_CITATION {"citationID":"bYZqqUHA","properties":{"formattedCitation":"(Schwarz, 1978)","plainCitation":"(Schwarz, 1978)","noteIndex":0},"citationItems":[{"id":1359,"uris":["http://zotero.org/groups/5379819/items/JIIXQXGF"],"itemData":{"id":1359,"type":"article-journal","container-title":"The Annals of Statistics","DOI":"10.1214/aos/1176344136","issue":"2","note":"publisher: Institute of Mathematical Statistics","page":"461 – 464","title":"Estimating the Dimension of a Model","volume":"6","author":[{"family":"Schwarz","given":"Gideon"}],"issued":{"date-parts":[["1978"]]}}}],"schema":"https://github.com/citation-style-language/schema/raw/master/csl-citation.json"} </w:instrText>
      </w:r>
      <w:r w:rsidR="00742DDA" w:rsidRPr="00753F1A">
        <w:fldChar w:fldCharType="separate"/>
      </w:r>
      <w:r w:rsidR="00742DDA" w:rsidRPr="00753F1A">
        <w:rPr>
          <w:noProof/>
        </w:rPr>
        <w:t>(Schwarz, 1978)</w:t>
      </w:r>
      <w:r w:rsidR="00742DDA" w:rsidRPr="00753F1A">
        <w:fldChar w:fldCharType="end"/>
      </w:r>
      <w:r w:rsidR="00742DDA" w:rsidRPr="00753F1A">
        <w:t xml:space="preserve"> that penalizes with additional intensity nonzero parameters </w:t>
      </w:r>
      <w:r w:rsidR="00742DDA" w:rsidRPr="00753F1A">
        <w:fldChar w:fldCharType="begin"/>
      </w:r>
      <w:r w:rsidR="00742DDA" w:rsidRPr="00753F1A">
        <w:instrText xml:space="preserve"> ADDIN ZOTERO_ITEM CSL_CITATION {"citationID":"2ec7d0uK","properties":{"formattedCitation":"(Chen &amp; Chen, 2008)","plainCitation":"(Chen &amp; Chen, 2008)","noteIndex":0},"citationItems":[{"id":1299,"uris":["http://zotero.org/groups/5379819/items/NM5IIWQ6"],"itemData":{"id":1299,"type":"article-journal","container-title":"Biometrika","DOI":"10.1093/biomet/asn034","ISSN":"0006-3444","issue":"3","page":"759–771","title":"Extended Bayesian information criteria for model selection with large model spaces","volume":"95","author":[{"family":"Chen","given":"J"},{"family":"Chen","given":"Z"}],"issued":{"date-parts":[["2008"]]}}}],"schema":"https://github.com/citation-style-language/schema/raw/master/csl-citation.json"} </w:instrText>
      </w:r>
      <w:r w:rsidR="00742DDA" w:rsidRPr="00753F1A">
        <w:fldChar w:fldCharType="separate"/>
      </w:r>
      <w:r w:rsidR="00742DDA" w:rsidRPr="00753F1A">
        <w:rPr>
          <w:noProof/>
        </w:rPr>
        <w:t>(Chen &amp; Chen, 2008)</w:t>
      </w:r>
      <w:r w:rsidR="00742DDA" w:rsidRPr="00753F1A">
        <w:fldChar w:fldCharType="end"/>
      </w:r>
      <w:r w:rsidR="00B35C2F" w:rsidRPr="00753F1A">
        <w:fldChar w:fldCharType="begin"/>
      </w:r>
      <w:r w:rsidR="00FD561B" w:rsidRPr="00753F1A">
        <w:instrText xml:space="preserve"> ADDIN ZOTERO_ITEM CSL_CITATION {"citationID":"2EOdNqi2","properties":{"formattedCitation":"(Chen &amp; Chen, 2008; Schwarz, 1978)","plainCitation":"(Chen &amp; Chen, 2008; Schwarz, 1978)","dontUpdate":true,"noteIndex":0},"citationItems":[{"id":1299,"uris":["http://zotero.org/groups/5379819/items/NM5IIWQ6"],"itemData":{"id":1299,"type":"article-journal","container-title":"Biometrika","DOI":"10.1093/biomet/asn034","ISSN":"0006-3444","issue":"3","page":"759–771","title":"Extended Bayesian information criteria for model selection with large model spaces","volume":"95","author":[{"family":"Chen","given":"J"},{"family":"Chen","given":"Z"}],"issued":{"date-parts":[["2008"]]}}},{"id":1359,"uris":["http://zotero.org/groups/5379819/items/JIIXQXGF"],"itemData":{"id":1359,"type":"article-journal","container-title":"The Annals of Statistics","DOI":"10.1214/aos/1176344136","issue":"2","note":"publisher: Institute of Mathematical Statistics","page":"461 – 464","title":"Estimating the Dimension of a Model","volume":"6","author":[{"family":"Schwarz","given":"Gideon"}],"issued":{"date-parts":[["1978"]]}}}],"schema":"https://github.com/citation-style-language/schema/raw/master/csl-citation.json"} </w:instrText>
      </w:r>
      <w:r w:rsidR="00000000">
        <w:fldChar w:fldCharType="separate"/>
      </w:r>
      <w:r w:rsidR="00B35C2F" w:rsidRPr="00753F1A">
        <w:fldChar w:fldCharType="end"/>
      </w:r>
      <w:r w:rsidR="00B35C2F" w:rsidRPr="00753F1A">
        <w:t xml:space="preserve">. This strategy </w:t>
      </w:r>
      <w:r w:rsidR="00343044" w:rsidRPr="00753F1A">
        <w:t>is</w:t>
      </w:r>
      <w:r w:rsidR="00B35C2F" w:rsidRPr="00753F1A">
        <w:t xml:space="preserve"> extensively validated </w:t>
      </w:r>
      <w:r w:rsidR="00B35C2F" w:rsidRPr="00753F1A">
        <w:fldChar w:fldCharType="begin"/>
      </w:r>
      <w:r w:rsidR="006411DE" w:rsidRPr="00753F1A">
        <w:instrText xml:space="preserve"> ADDIN ZOTERO_ITEM CSL_CITATION {"citationID":"6YM1AhTZ","properties":{"formattedCitation":"(Epskamp &amp; Fried, 2018; Foygel &amp; Drton, 2010; Haslbeck &amp; Waldorp, 2020)","plainCitation":"(Epskamp &amp; Fried, 2018; Foygel &amp; Drton, 2010; Haslbeck &amp; Waldorp, 2020)","noteIndex":0},"citationItems":[{"id":1006,"uris":["http://zotero.org/users/10425122/items/FMKCYZGM"],"itemData":{"id":1006,"type":"article-journal","abstract":"Recent years have seen an emergence of network modeling applied to moods, attitudes, and problems in the realm of psychology. In this framework, psychological variables are understood to directly affect each other rather than being caused by an unobserved latent entity. In this tutorial, we introduce the reader to estimating the most popular network model for psychological data: the partial correlation network. We describe how regularization techniques can be used to efficiently estimate a parsimonious and interpretable network structure in psychological data. We show how to perform these analyses in R and demonstrate the method in an empirical example on posttraumatic stress disorder data. In addition, we discuss the effect of the hyperparameter that needs to be manually set by the researcher, how to handle non-normal data, how to determine the required sample size for a network analysis, and provide a checklist with potential solutions for problems that can arise when estimating regularized partial correlation networks.","container-title":"Psychological Methods","DOI":"10.1037/met0000167","ISSN":"1082-989X","issue":"4","note":"_eprint: 1607.01367\nPMID: 29595293","page":"617–634","title":"A Tutorial on Regularized Partial Correlation Networks","volume":"23","author":[{"family":"Epskamp","given":"Sacha"},{"family":"Fried","given":"Eiko I."}],"issued":{"date-parts":[["2018"]]}}},{"id":934,"uris":["http://zotero.org/groups/5074670/items/ZPKRBPLN"],"itemData":{"id":934,"type":"paper-conference","container-title":"Advances in Neural Information Processing Systems","publisher":"Curran Associates, Inc.","title":"Extended Bayesian Information Criteria for Gaussian Graphical Models","URL":"https://proceedings.neurips.cc/paper_files/paper/2010/file/072b030ba126b2f4b2374f342be9ed44-Paper.pdf","volume":"23","author":[{"family":"Foygel","given":"Rina"},{"family":"Drton","given":"Mathias"}],"editor":[{"family":"Lafferty","given":"J."},{"family":"Williams","given":"C."},{"family":"Shawe-Taylor","given":"J."},{"family":"Zemel","given":"R."},{"family":"Culotta","given":"A."}],"issued":{"date-parts":[["2010"]]}}},{"id":1211,"uris":["http://zotero.org/groups/5373452/items/9KYQNAK9"],"itemData":{"id":1211,"type":"article-journal","container-title":"Journal of Statistical Software","DOI":"10.18637/jss.v093.i08","issue":"8","title":"mgm : Estimating Time-Varying Mixed Graphical Models in High-Dimensional Data","volume":"93","author":[{"family":"Haslbeck","given":"Jonas M B"},{"family":"Waldorp","given":"Lourens J"}],"issued":{"date-parts":[["2020"]]}}}],"schema":"https://github.com/citation-style-language/schema/raw/master/csl-citation.json"} </w:instrText>
      </w:r>
      <w:r w:rsidR="00B35C2F" w:rsidRPr="00753F1A">
        <w:fldChar w:fldCharType="separate"/>
      </w:r>
      <w:r w:rsidR="006411DE" w:rsidRPr="00753F1A">
        <w:rPr>
          <w:noProof/>
        </w:rPr>
        <w:t>(Epskamp &amp; Fried, 2018; Foygel &amp; Drton, 2010; Haslbeck &amp; Waldorp, 2020)</w:t>
      </w:r>
      <w:r w:rsidR="00B35C2F" w:rsidRPr="00753F1A">
        <w:fldChar w:fldCharType="end"/>
      </w:r>
      <w:r w:rsidR="00343044" w:rsidRPr="00753F1A">
        <w:t>,</w:t>
      </w:r>
      <w:r w:rsidR="00B35C2F" w:rsidRPr="00753F1A">
        <w:t xml:space="preserve"> </w:t>
      </w:r>
      <w:r w:rsidR="00343044" w:rsidRPr="00753F1A">
        <w:t>and</w:t>
      </w:r>
      <w:r w:rsidR="006411DE" w:rsidRPr="00753F1A">
        <w:t xml:space="preserve"> allows t</w:t>
      </w:r>
      <w:r w:rsidR="00343044" w:rsidRPr="00753F1A">
        <w:t>he quantification of</w:t>
      </w:r>
      <w:r w:rsidR="006411DE" w:rsidRPr="00753F1A">
        <w:t xml:space="preserve"> node predictability. </w:t>
      </w:r>
      <w:r w:rsidR="004E1217" w:rsidRPr="00753F1A">
        <w:t xml:space="preserve">Since all variables are modeled as </w:t>
      </w:r>
      <w:ins w:id="100" w:author="Arturo Bertero" w:date="2024-04-23T12:07:00Z">
        <w:r w:rsidR="00E81B32">
          <w:t>quasi-</w:t>
        </w:r>
      </w:ins>
      <w:r w:rsidR="004E1217" w:rsidRPr="00753F1A">
        <w:t>contin</w:t>
      </w:r>
      <w:r w:rsidR="001C4507" w:rsidRPr="00753F1A">
        <w:t>u</w:t>
      </w:r>
      <w:r w:rsidR="004E1217" w:rsidRPr="00753F1A">
        <w:t xml:space="preserve">ous, </w:t>
      </w:r>
      <w:r w:rsidR="006411DE" w:rsidRPr="00753F1A">
        <w:t>R</w:t>
      </w:r>
      <w:r w:rsidR="006411DE" w:rsidRPr="00753F1A">
        <w:rPr>
          <w:vertAlign w:val="superscript"/>
        </w:rPr>
        <w:t>2</w:t>
      </w:r>
      <w:r w:rsidR="006411DE" w:rsidRPr="00753F1A">
        <w:t xml:space="preserve"> values are reported</w:t>
      </w:r>
      <w:r w:rsidR="0087018A" w:rsidRPr="00753F1A">
        <w:t xml:space="preserve">, and </w:t>
      </w:r>
      <w:r w:rsidR="006411DE" w:rsidRPr="00753F1A">
        <w:t xml:space="preserve">edges </w:t>
      </w:r>
      <w:r w:rsidR="0087018A" w:rsidRPr="00753F1A">
        <w:t xml:space="preserve">are interpretable </w:t>
      </w:r>
      <w:r w:rsidR="006411DE" w:rsidRPr="00753F1A">
        <w:t xml:space="preserve">as </w:t>
      </w:r>
      <w:r w:rsidR="0087018A" w:rsidRPr="00753F1A">
        <w:t xml:space="preserve">regularized </w:t>
      </w:r>
      <w:r w:rsidR="004E1217" w:rsidRPr="00753F1A">
        <w:t>partial correlation</w:t>
      </w:r>
      <w:r w:rsidR="0087018A" w:rsidRPr="00753F1A">
        <w:t>s</w:t>
      </w:r>
      <w:r w:rsidR="004E1217" w:rsidRPr="00753F1A">
        <w:t xml:space="preserve"> </w:t>
      </w:r>
      <w:r w:rsidR="0087018A" w:rsidRPr="00753F1A">
        <w:t xml:space="preserve">or regression </w:t>
      </w:r>
      <w:r w:rsidR="004E1217" w:rsidRPr="00753F1A">
        <w:t xml:space="preserve">coefficients </w:t>
      </w:r>
      <w:r w:rsidR="004E1217" w:rsidRPr="00753F1A">
        <w:fldChar w:fldCharType="begin"/>
      </w:r>
      <w:r w:rsidR="001C4507" w:rsidRPr="00753F1A">
        <w:instrText xml:space="preserve"> ADDIN ZOTERO_ITEM CSL_CITATION {"citationID":"44V7nxaf","properties":{"formattedCitation":"(Burger et al., 2022)","plainCitation":"(Burger et al., 2022)","noteIndex":0},"citationItems":[{"id":1342,"uris":["http://zotero.org/groups/5379819/items/685RFAIS"],"itemData":{"id":1342,"type":"article-journal","abstract":"Statistical network models describing multivariate dependency structures in psychological data have gained increasing popularity. Such comparably novel statistical techniques require specific guidelines to make them accessible to the research community. So far, researchers have provided tutorials guiding the estimation of networks and their accuracy. However, there is currently little guidance in determining what parts of the analyses and results should be documented in a scientific report. A lack of such reporting standards may foster researcher degrees of freedom and could provide fertile ground for questionable reporting practices. Here, we introduce reporting standards for network analyses in cross-sectional data, along with a tutorial and two examples. The presented guidelines are aimed at researchers as well as the broader scientific community, such as reviewers and journal editors evaluating scientific work. We conclude by discussing how the network literature specifically can benefit from such guidelines for reporting and transparency.","container-title":"Psychological Methods","DOI":"10.1037/met0000471","ISSN":"1082-989X","note":"PMID: 35404629","title":"Reporting Standards for Psychological Network Analyses in Cross-Sectional Data","author":[{"family":"Burger","given":"Julian"},{"family":"Isvoranu","given":"Adela-Maria"},{"family":"Lunansky","given":"Gabriela"},{"family":"Haslbeck","given":"Jonas M. B."},{"family":"Epskamp","given":"Sacha"},{"family":"Hoekstra","given":"Ria H. A."},{"family":"Fried","given":"Eiko I."},{"family":"Borsboom","given":"Denny"},{"family":"Blanken","given":"Tessa F."}],"issued":{"date-parts":[["2022"]]}}}],"schema":"https://github.com/citation-style-language/schema/raw/master/csl-citation.json"} </w:instrText>
      </w:r>
      <w:r w:rsidR="004E1217" w:rsidRPr="00753F1A">
        <w:fldChar w:fldCharType="separate"/>
      </w:r>
      <w:r w:rsidR="001C4507" w:rsidRPr="00753F1A">
        <w:rPr>
          <w:noProof/>
        </w:rPr>
        <w:t>(Burger et al., 2022)</w:t>
      </w:r>
      <w:r w:rsidR="004E1217" w:rsidRPr="00753F1A">
        <w:fldChar w:fldCharType="end"/>
      </w:r>
      <w:r w:rsidR="004E1217" w:rsidRPr="00753F1A">
        <w:t xml:space="preserve">. </w:t>
      </w:r>
    </w:p>
    <w:p w14:paraId="78A7ECB2" w14:textId="77777777" w:rsidR="006411DE" w:rsidRPr="00753F1A" w:rsidRDefault="006411DE" w:rsidP="00E441B3"/>
    <w:p w14:paraId="001C7A05" w14:textId="69F99D59" w:rsidR="006411DE" w:rsidRPr="00753F1A" w:rsidRDefault="006411DE" w:rsidP="00BA5513">
      <w:pPr>
        <w:spacing w:after="160"/>
      </w:pPr>
      <w:r w:rsidRPr="00753F1A">
        <w:t>H1 and H2 are tested</w:t>
      </w:r>
      <w:r w:rsidR="0087018A" w:rsidRPr="00753F1A">
        <w:t xml:space="preserve"> on the mgm network</w:t>
      </w:r>
      <w:r w:rsidR="00852050" w:rsidRPr="00753F1A">
        <w:rPr>
          <w:rStyle w:val="FootnoteReference"/>
        </w:rPr>
        <w:footnoteReference w:id="2"/>
      </w:r>
      <w:r w:rsidRPr="00753F1A">
        <w:t xml:space="preserve">. The small-worldness of the network is assessed </w:t>
      </w:r>
      <w:r w:rsidR="00343044" w:rsidRPr="00753F1A">
        <w:t>with the test proposed</w:t>
      </w:r>
      <w:r w:rsidRPr="00753F1A">
        <w:t xml:space="preserve"> by </w:t>
      </w:r>
      <w:r w:rsidR="000F4F7E" w:rsidRPr="00753F1A">
        <w:rPr>
          <w:noProof/>
        </w:rPr>
        <w:t>Telesford and colle</w:t>
      </w:r>
      <w:r w:rsidR="0087018A" w:rsidRPr="00753F1A">
        <w:rPr>
          <w:noProof/>
        </w:rPr>
        <w:t>a</w:t>
      </w:r>
      <w:r w:rsidR="000F4F7E" w:rsidRPr="00753F1A">
        <w:rPr>
          <w:noProof/>
        </w:rPr>
        <w:t xml:space="preserve">gues </w:t>
      </w:r>
      <w:r w:rsidR="000F4F7E" w:rsidRPr="00753F1A">
        <w:fldChar w:fldCharType="begin"/>
      </w:r>
      <w:r w:rsidR="00917272" w:rsidRPr="00753F1A">
        <w:instrText xml:space="preserve"> ADDIN ZOTERO_ITEM CSL_CITATION {"citationID":"tLpKc9iW","properties":{"formattedCitation":"(Telesford et al., 2011)","plainCitation":"(Telesford et al., 2011)","dontUpdate":true,"noteIndex":0},"citationItems":[{"id":1369,"uris":["http://zotero.org/groups/5379819/items/NT59RR7I"],"itemData":{"id":1369,"type":"article-journal","container-title":"Brain Connectivity","DOI":"10.1089/brain.2011.0038","ISSN":"2158-0014, 2158-0022","issue":"5","journalAbbreviation":"Brain Connectivity","language":"en","page":"367-375","source":"DOI.org (Crossref)","title":"The Ubiquity of Small-World Networks","volume":"1","author":[{"family":"Telesford","given":"Qawi K."},{"family":"Joyce","given":"Karen E."},{"family":"Hayasaka","given":"Satoru"},{"family":"Burdette","given":"Jonathan H."},{"family":"Laurienti","given":"Paul J."}],"issued":{"date-parts":[["2011",12]]}}}],"schema":"https://github.com/citation-style-language/schema/raw/master/csl-citation.json"} </w:instrText>
      </w:r>
      <w:r w:rsidR="000F4F7E" w:rsidRPr="00753F1A">
        <w:fldChar w:fldCharType="separate"/>
      </w:r>
      <w:r w:rsidR="000F4F7E" w:rsidRPr="00753F1A">
        <w:rPr>
          <w:noProof/>
        </w:rPr>
        <w:t>(2011)</w:t>
      </w:r>
      <w:r w:rsidR="000F4F7E" w:rsidRPr="00753F1A">
        <w:fldChar w:fldCharType="end"/>
      </w:r>
      <w:r w:rsidRPr="00753F1A">
        <w:t xml:space="preserve">, which compares the clustering coefficient and the connectivity of the target network with those of a </w:t>
      </w:r>
      <w:r w:rsidR="00641433" w:rsidRPr="00753F1A">
        <w:t>lattice</w:t>
      </w:r>
      <w:r w:rsidRPr="00753F1A">
        <w:t xml:space="preserve"> network of the same size. The clustering coefficient of a network measures the extent to which its nodes form cliques </w:t>
      </w:r>
      <w:r w:rsidR="00E97296" w:rsidRPr="00753F1A">
        <w:fldChar w:fldCharType="begin"/>
      </w:r>
      <w:r w:rsidR="00B64BB3" w:rsidRPr="00753F1A">
        <w:instrText xml:space="preserve"> ADDIN ZOTERO_ITEM CSL_CITATION {"citationID":"XNgLvXCR","properties":{"formattedCitation":"(Watts &amp; Strogatz, 1998)","plainCitation":"(Watts &amp; Strogatz, 1998)","noteIndex":0},"citationItems":[{"id":1362,"uris":["http://zotero.org/groups/5379819/items/879MBW8M"],"itemData":{"id":1362,"type":"article-journal","abstract":"Networks of coupled dynamical systems have been used to model biological oscillators1,2,3,4, Josephson junction arrays5,6, excitable media7, neural networks8,9,10, spatial games11, genetic control networks12 and many other self-organizing systems. Ordinarily, the connection topology is assumed to be either completely regular or completely random. But many biological, technological and social networks lie somewhere between these two extremes. Here we explore simple models of networks that can be tuned through this middle ground: regular networks ‘rewired’ to introduce increasing amounts of disorder. We find that these systems can be highly clustered, like regular lattices, yet have small characteristic path lengths, like random graphs. We call them ‘small-world’ networks, by analogy with the small-world phenomenon13,14 (popularly known as six degrees of separation15). The neural network of the worm Caenorhabditis elegans, the power grid of the western United States, and the collaboration graph of film actors are shown to be small-world networks. Models of dynamical systems with small-world coupling display enhanced signal-propagation speed, computational power, and synchronizability. In particular, infectious diseases spread more easily in small-world networks than in regular lattices.","container-title":"Nature","DOI":"10.1038/30918","ISSN":"0028-0836","issue":"6684","note":"PMID: 9623998","page":"440–442","title":"Collective dynamics of ‘small-world’ networks","volume":"393","author":[{"family":"Watts","given":"Duncan J."},{"family":"Strogatz","given":"Steven H."}],"issued":{"date-parts":[["1998"]]}}}],"schema":"https://github.com/citation-style-language/schema/raw/master/csl-citation.json"} </w:instrText>
      </w:r>
      <w:r w:rsidR="00E97296" w:rsidRPr="00753F1A">
        <w:fldChar w:fldCharType="separate"/>
      </w:r>
      <w:r w:rsidR="00B64BB3" w:rsidRPr="00753F1A">
        <w:rPr>
          <w:noProof/>
        </w:rPr>
        <w:t>(Watts &amp; Strogatz, 1998)</w:t>
      </w:r>
      <w:r w:rsidR="00E97296" w:rsidRPr="00753F1A">
        <w:fldChar w:fldCharType="end"/>
      </w:r>
      <w:r w:rsidR="00E97296" w:rsidRPr="00753F1A">
        <w:t>.</w:t>
      </w:r>
      <w:r w:rsidRPr="00753F1A">
        <w:t xml:space="preserve"> Connectivity is measured by the </w:t>
      </w:r>
      <w:r w:rsidR="000F4F7E" w:rsidRPr="00753F1A">
        <w:t>A</w:t>
      </w:r>
      <w:r w:rsidRPr="00753F1A">
        <w:t xml:space="preserve">verage </w:t>
      </w:r>
      <w:r w:rsidR="000F4F7E" w:rsidRPr="00753F1A">
        <w:t>S</w:t>
      </w:r>
      <w:r w:rsidRPr="00753F1A">
        <w:t xml:space="preserve">hortest </w:t>
      </w:r>
      <w:r w:rsidR="000F4F7E" w:rsidRPr="00753F1A">
        <w:t>P</w:t>
      </w:r>
      <w:r w:rsidRPr="00753F1A">
        <w:t xml:space="preserve">ath </w:t>
      </w:r>
      <w:r w:rsidR="000F4F7E" w:rsidRPr="00753F1A">
        <w:t>L</w:t>
      </w:r>
      <w:r w:rsidRPr="00753F1A">
        <w:t>ength</w:t>
      </w:r>
      <w:r w:rsidR="000F4F7E" w:rsidRPr="00753F1A">
        <w:t xml:space="preserve"> [ASPL]</w:t>
      </w:r>
      <w:r w:rsidR="00B64BB3" w:rsidRPr="00753F1A">
        <w:t xml:space="preserve">, </w:t>
      </w:r>
      <w:r w:rsidR="000F4F7E" w:rsidRPr="00753F1A">
        <w:t>which</w:t>
      </w:r>
      <w:r w:rsidRPr="00753F1A">
        <w:t xml:space="preserve"> is equal to the mean value of all </w:t>
      </w:r>
      <w:r w:rsidR="00343044" w:rsidRPr="00753F1A">
        <w:t>geod</w:t>
      </w:r>
      <w:r w:rsidR="000A4037">
        <w:t>esi</w:t>
      </w:r>
      <w:r w:rsidR="00343044" w:rsidRPr="00753F1A">
        <w:t>c distances</w:t>
      </w:r>
      <w:r w:rsidR="00020DED" w:rsidRPr="00753F1A">
        <w:rPr>
          <w:rStyle w:val="FootnoteReference"/>
        </w:rPr>
        <w:footnoteReference w:id="3"/>
      </w:r>
      <w:r w:rsidRPr="00753F1A">
        <w:t xml:space="preserve">. A network possesses small-world characteristics if its connectivity is greater than or equal to that of the simulated random network, and if the clustering coefficient of the former is greater than that of the latter. </w:t>
      </w:r>
      <w:r w:rsidR="00020DED" w:rsidRPr="00753F1A">
        <w:t>S</w:t>
      </w:r>
      <w:r w:rsidRPr="00753F1A">
        <w:t>mall-world network</w:t>
      </w:r>
      <w:r w:rsidR="00020DED" w:rsidRPr="00753F1A">
        <w:t>s</w:t>
      </w:r>
      <w:r w:rsidRPr="00753F1A">
        <w:t xml:space="preserve"> produce value</w:t>
      </w:r>
      <w:r w:rsidR="00020DED" w:rsidRPr="00753F1A">
        <w:t>s</w:t>
      </w:r>
      <w:r w:rsidRPr="00753F1A">
        <w:t xml:space="preserve"> </w:t>
      </w:r>
      <w:r w:rsidR="00641433" w:rsidRPr="00753F1A">
        <w:t xml:space="preserve">between </w:t>
      </w:r>
      <w:r w:rsidR="000F4F7E" w:rsidRPr="00753F1A">
        <w:t>−0.5 and 0.5</w:t>
      </w:r>
      <w:r w:rsidRPr="00753F1A">
        <w:t xml:space="preserve">. </w:t>
      </w:r>
      <w:r w:rsidR="00B64BB3" w:rsidRPr="00753F1A">
        <w:t>The centrality of network nodes is calculated with the strength metric</w:t>
      </w:r>
      <w:r w:rsidR="00020DED" w:rsidRPr="00753F1A">
        <w:t>, which sums the absolute values of the edge weights of the relationships in which a node is involved</w:t>
      </w:r>
      <w:r w:rsidR="00F91C7A" w:rsidRPr="00753F1A">
        <w:t xml:space="preserve"> </w:t>
      </w:r>
      <w:r w:rsidR="00F91C7A" w:rsidRPr="00753F1A">
        <w:fldChar w:fldCharType="begin"/>
      </w:r>
      <w:r w:rsidR="00F91C7A" w:rsidRPr="00753F1A">
        <w:instrText xml:space="preserve"> ADDIN ZOTERO_ITEM CSL_CITATION {"citationID":"SfA02PWE","properties":{"formattedCitation":"(Opsahl et al., 2010)","plainCitation":"(Opsahl et al., 2010)","noteIndex":0},"citationItems":[{"id":1371,"uris":["http://zotero.org/groups/5379819/items/LJ4CSZ9W"],"itemData":{"id":1371,"type":"article-journal","container-title":"Social Networks","DOI":"10.1016/j.socnet.2010.03.006","ISSN":"03788733","issue":"3","journalAbbreviation":"Social Networks","language":"en","page":"245-251","source":"DOI.org (Crossref)","title":"Node centrality in weighted networks: Generalizing degree and shortest paths","title-short":"Node centrality in weighted networks","volume":"32","author":[{"family":"Opsahl","given":"Tore"},{"family":"Agneessens","given":"Filip"},{"family":"Skvoretz","given":"John"}],"issued":{"date-parts":[["2010",7]]}}}],"schema":"https://github.com/citation-style-language/schema/raw/master/csl-citation.json"} </w:instrText>
      </w:r>
      <w:r w:rsidR="00F91C7A" w:rsidRPr="00753F1A">
        <w:fldChar w:fldCharType="separate"/>
      </w:r>
      <w:r w:rsidR="00F91C7A" w:rsidRPr="00753F1A">
        <w:rPr>
          <w:noProof/>
        </w:rPr>
        <w:t>(Opsahl et al., 2010)</w:t>
      </w:r>
      <w:r w:rsidR="00F91C7A" w:rsidRPr="00753F1A">
        <w:fldChar w:fldCharType="end"/>
      </w:r>
      <w:r w:rsidR="00B64BB3" w:rsidRPr="00753F1A">
        <w:t xml:space="preserve">. Although </w:t>
      </w:r>
      <w:r w:rsidR="0087018A" w:rsidRPr="00753F1A">
        <w:t>different</w:t>
      </w:r>
      <w:r w:rsidR="00B64BB3" w:rsidRPr="00753F1A">
        <w:t xml:space="preserve"> metrics </w:t>
      </w:r>
      <w:r w:rsidR="0087018A" w:rsidRPr="00753F1A">
        <w:t>can</w:t>
      </w:r>
      <w:r w:rsidR="00B64BB3" w:rsidRPr="00753F1A">
        <w:t xml:space="preserve"> </w:t>
      </w:r>
      <w:r w:rsidR="0087018A" w:rsidRPr="00753F1A">
        <w:t>be</w:t>
      </w:r>
      <w:r w:rsidR="00B64BB3" w:rsidRPr="00753F1A">
        <w:t xml:space="preserve"> computed, research suggests avoiding the application of other conventional centrality conceptualizations to </w:t>
      </w:r>
      <w:ins w:id="101" w:author="Arturo Bertero" w:date="2024-04-23T12:09:00Z">
        <w:r w:rsidR="00E81B32">
          <w:t>g</w:t>
        </w:r>
      </w:ins>
      <w:del w:id="102" w:author="Arturo Bertero" w:date="2024-04-23T12:09:00Z">
        <w:r w:rsidR="00B64BB3" w:rsidRPr="00753F1A" w:rsidDel="00E81B32">
          <w:delText>G</w:delText>
        </w:r>
      </w:del>
      <w:r w:rsidR="00B64BB3" w:rsidRPr="00753F1A">
        <w:t xml:space="preserve">raphical </w:t>
      </w:r>
      <w:ins w:id="103" w:author="Arturo Bertero" w:date="2024-04-23T12:09:00Z">
        <w:r w:rsidR="00E81B32">
          <w:t>m</w:t>
        </w:r>
      </w:ins>
      <w:del w:id="104" w:author="Arturo Bertero" w:date="2024-04-23T12:09:00Z">
        <w:r w:rsidR="00B64BB3" w:rsidRPr="00753F1A" w:rsidDel="00E81B32">
          <w:delText>M</w:delText>
        </w:r>
      </w:del>
      <w:r w:rsidR="00B64BB3" w:rsidRPr="00753F1A">
        <w:t xml:space="preserve">odels of this kind. </w:t>
      </w:r>
      <w:r w:rsidR="00020DED" w:rsidRPr="00753F1A">
        <w:t>M</w:t>
      </w:r>
      <w:r w:rsidR="00B64BB3" w:rsidRPr="00753F1A">
        <w:t xml:space="preserve">easures such as betweenness or </w:t>
      </w:r>
      <w:r w:rsidR="00B64BB3" w:rsidRPr="00753F1A">
        <w:lastRenderedPageBreak/>
        <w:t>closeness rel</w:t>
      </w:r>
      <w:r w:rsidR="00020DED" w:rsidRPr="00753F1A">
        <w:t>y</w:t>
      </w:r>
      <w:r w:rsidR="00B64BB3" w:rsidRPr="00753F1A">
        <w:t xml:space="preserve"> on assumptions that are often violated in a network where nodes do not have agency </w:t>
      </w:r>
      <w:r w:rsidR="00BA5513" w:rsidRPr="00753F1A">
        <w:fldChar w:fldCharType="begin"/>
      </w:r>
      <w:r w:rsidR="00BA5513" w:rsidRPr="00753F1A">
        <w:instrText xml:space="preserve"> ADDIN ZOTERO_ITEM CSL_CITATION {"citationID":"gbFrkkqP","properties":{"formattedCitation":"(Bringmann et al., 2019)","plainCitation":"(Bringmann et al., 2019)","noteIndex":0},"citationItems":[{"id":1364,"uris":["http://zotero.org/groups/5379819/items/L6NIEPQD"],"itemData":{"id":1364,"type":"article-journal","abstract":"Centrality indices are a popular tool to analyze structural aspects of psychological networks. As centrality indices were originally developed in the context of social networks, it is unclear to what extent these indices are suitable in a psychological network context. In this article we critically examine several issues with the use of the most popular centrality indices in psychological networks: degree, betweenness, and closeness centrality. We show that problems with centrality indices discussed in the social network literature also apply to the psychological networks. Assumptions underlying centrality indices, such as presence of a flow and shortest paths, may not correspond with a general theory of how psychological variables relate to one another. Furthermore, the assumptions of node distinctiveness and node exchangeability may not hold in psychological networks. We conclude that, for psychological networks, betweenness and closeness centrality seem especially unsuitable as measures of node importance. We therefore suggest three ways forward: (a) using centrality measures that are tailored to the psychological network context, (b) reconsidering existing measures of importance used in statistical models underlying psychological networks, and (c) discarding the concept of node centrality entirely. Foremost, we argue that one has to make explicit what one means when one states that a node is central, and what assumptions the centrality measure of choice entails, to make sure that there is a match between the process under study and the centrality measure that is used. (PsycInfo Database Record (c) 2022 APA, all rights reserved)","container-title":"Journal of Abnormal Psychology","DOI":"10.1037/abn0000446","ISSN":"1939-1846(Electronic),0021-843X(Print)","issue":"8","note":"publisher-place: US\npublisher: American Psychological Association","page":"892-903","title":"What do centrality measures measure in psychological networks?","volume":"128","author":[{"family":"Bringmann","given":"Laura F."},{"family":"Elmer","given":"Timon"},{"family":"Epskamp","given":"Sacha"},{"family":"Krause","given":"Robert W."},{"family":"Schoch","given":"David"},{"family":"Wichers","given":"Marieke"},{"family":"Wigman","given":"Johanna T. W."},{"family":"Snippe","given":"Evelien"}],"issued":{"date-parts":[["2019"]]}}}],"schema":"https://github.com/citation-style-language/schema/raw/master/csl-citation.json"} </w:instrText>
      </w:r>
      <w:r w:rsidR="00BA5513" w:rsidRPr="00753F1A">
        <w:fldChar w:fldCharType="separate"/>
      </w:r>
      <w:r w:rsidR="00BA5513" w:rsidRPr="00753F1A">
        <w:rPr>
          <w:noProof/>
        </w:rPr>
        <w:t>(Bringmann et al., 2019)</w:t>
      </w:r>
      <w:r w:rsidR="00BA5513" w:rsidRPr="00753F1A">
        <w:fldChar w:fldCharType="end"/>
      </w:r>
      <w:r w:rsidR="00BA5513" w:rsidRPr="00753F1A">
        <w:t>.</w:t>
      </w:r>
      <w:r w:rsidR="00B64BB3" w:rsidRPr="00753F1A">
        <w:t xml:space="preserve">   </w:t>
      </w:r>
    </w:p>
    <w:p w14:paraId="3C53338C" w14:textId="0856D625" w:rsidR="00E441B3" w:rsidRPr="00753F1A" w:rsidDel="00593A70" w:rsidRDefault="00E441B3" w:rsidP="00E441B3">
      <w:pPr>
        <w:pStyle w:val="Heading3"/>
        <w:rPr>
          <w:del w:id="105" w:author="Arturo Bertero" w:date="2024-04-23T12:09:00Z"/>
        </w:rPr>
      </w:pPr>
      <w:del w:id="106" w:author="Arturo Bertero" w:date="2024-04-23T12:09:00Z">
        <w:r w:rsidRPr="00753F1A" w:rsidDel="00593A70">
          <w:delText>Moderated ggm</w:delText>
        </w:r>
      </w:del>
    </w:p>
    <w:p w14:paraId="34BEB166" w14:textId="000367EC" w:rsidR="00E441B3" w:rsidRPr="00753F1A" w:rsidRDefault="0087018A" w:rsidP="00020DED">
      <w:r w:rsidRPr="00753F1A">
        <w:t>H3</w:t>
      </w:r>
      <w:r w:rsidR="00BA5513" w:rsidRPr="00753F1A">
        <w:t xml:space="preserve"> investigates whether the network structure estimated on the full sample hides structural heterogeneities that are produced by different levels of anger </w:t>
      </w:r>
      <w:r w:rsidR="00E62E95" w:rsidRPr="00753F1A">
        <w:t>toward</w:t>
      </w:r>
      <w:r w:rsidR="00BA5513" w:rsidRPr="00753F1A">
        <w:t xml:space="preserve"> inequality. A common approach for testing research questions involving group differences is to split the sample </w:t>
      </w:r>
      <w:r w:rsidR="00020DED" w:rsidRPr="00753F1A">
        <w:t>by the levels of a third variable</w:t>
      </w:r>
      <w:r w:rsidR="00BA5513" w:rsidRPr="00753F1A">
        <w:t xml:space="preserve">, estimate two network models, and compare them with a </w:t>
      </w:r>
      <w:ins w:id="107" w:author="Arturo Bertero" w:date="2024-04-23T12:09:00Z">
        <w:r w:rsidR="00593A70">
          <w:t>permutation-based</w:t>
        </w:r>
      </w:ins>
      <w:ins w:id="108" w:author="Arturo Bertero" w:date="2024-04-23T12:10:00Z">
        <w:r w:rsidR="00593A70">
          <w:t xml:space="preserve"> </w:t>
        </w:r>
      </w:ins>
      <w:r w:rsidR="00BA5513" w:rsidRPr="00753F1A">
        <w:t xml:space="preserve">Network Comparison Test </w:t>
      </w:r>
      <w:r w:rsidR="00BA5513" w:rsidRPr="00753F1A">
        <w:fldChar w:fldCharType="begin"/>
      </w:r>
      <w:r w:rsidR="00BA5513" w:rsidRPr="00753F1A">
        <w:instrText xml:space="preserve"> ADDIN ZOTERO_ITEM CSL_CITATION {"citationID":"ZTogKMXf","properties":{"formattedCitation":"(Borkulo et al., 2022)","plainCitation":"(Borkulo et al., 2022)","noteIndex":0},"citationItems":[{"id":1021,"uris":["http://zotero.org/users/10425122/items/BGHWKBHL"],"itemData":{"id":1021,"type":"article-journal","abstract":"Network approaches to psychometric constructs, in which constructs are modeled in terms of interactions between their constituent factors, have rapidly gained popularity in psychology. Applications of such network approaches to various psychological constructs have recently moved from a descriptive stance, in which the goal is to estimate the network structure that pertains to a construct, to a more comparative stance, in which the goal is to compare network structures across populations. However, the statistical tools to do so are lacking. In this article, we present the network comparison test (NCT), which uses resampling-based permutation testing to compare network structures from two independent, cross-sectional data sets on invariance of (a) network structure, (b) edge (connection) strength, and (c) global strength. Performance of NCT is evaluated in simulations that show NCT to perform well in various circumstances for all three tests: The Type I error rate is close to the nominal signiﬁcance level, and power proves sufﬁciently high if sample size and difference between networks are substantial. We illustrate NCT by comparing depression symptom networks of males and females. Possible extensions of NCT are discussed.","container-title":"Psychological Methods","DOI":"10.1037/met0000476","ISSN":"1939-1463","language":"en","title":"Comparing network structures on three aspects: A permutation test.","title-short":"Comparing network structures on three aspects","URL":"http://doi.apa.org/getdoi.cfm?doi=10.1037/met0000476","author":[{"family":"Borkulo","given":"Claudia D.","dropping-particle":"van"},{"family":"Bork","given":"Riet","dropping-particle":"van"},{"family":"Boschloo","given":"Lynn"},{"family":"Kossakowski","given":"Jolanda J."},{"family":"Tio","given":"Pia"},{"family":"Schoevers","given":"Robert A."},{"family":"Borsboom","given":"Denny"},{"family":"Waldorp","given":"Lourens J."}],"issued":{"date-parts":[["2022",4]]}}}],"schema":"https://github.com/citation-style-language/schema/raw/master/csl-citation.json"} </w:instrText>
      </w:r>
      <w:r w:rsidR="00BA5513" w:rsidRPr="00753F1A">
        <w:fldChar w:fldCharType="separate"/>
      </w:r>
      <w:r w:rsidR="00BA5513" w:rsidRPr="00753F1A">
        <w:rPr>
          <w:noProof/>
        </w:rPr>
        <w:t>(Borkulo et al., 2022)</w:t>
      </w:r>
      <w:r w:rsidR="00BA5513" w:rsidRPr="00753F1A">
        <w:fldChar w:fldCharType="end"/>
      </w:r>
      <w:r w:rsidR="00BA5513" w:rsidRPr="00753F1A">
        <w:t xml:space="preserve">. Alternatively, researchers have implemented the </w:t>
      </w:r>
      <w:r w:rsidR="000A4037">
        <w:t>F</w:t>
      </w:r>
      <w:r w:rsidR="000A4037" w:rsidRPr="00753F1A">
        <w:t xml:space="preserve">used </w:t>
      </w:r>
      <w:r w:rsidR="000A4037">
        <w:t>G</w:t>
      </w:r>
      <w:r w:rsidR="000A4037" w:rsidRPr="00753F1A">
        <w:t xml:space="preserve">raphical </w:t>
      </w:r>
      <w:r w:rsidR="000A4037">
        <w:t>L</w:t>
      </w:r>
      <w:r w:rsidR="000A4037" w:rsidRPr="00753F1A">
        <w:t>asso</w:t>
      </w:r>
      <w:r w:rsidR="00C44C21" w:rsidRPr="00753F1A">
        <w:t xml:space="preserve">, which jointly estimates two network structures to investigate group differences in edge weights </w:t>
      </w:r>
      <w:r w:rsidR="00C44C21" w:rsidRPr="00753F1A">
        <w:fldChar w:fldCharType="begin"/>
      </w:r>
      <w:r w:rsidR="00C44C21" w:rsidRPr="00753F1A">
        <w:instrText xml:space="preserve"> ADDIN ZOTERO_ITEM CSL_CITATION {"citationID":"9hjQu2kg","properties":{"formattedCitation":"(Danaher et al., 2013)","plainCitation":"(Danaher et al., 2013)","noteIndex":0},"citationItems":[{"id":1367,"uris":["http://zotero.org/groups/5379819/items/8A46SA2J"],"itemData":{"id":1367,"type":"article-journal","abstract":"We consider the problem of estimating multiple related Gaussian graphical models from a high dimensional data set with observations belonging to distinct classes. We propose the joint graphical lasso, which borrows strength across the classes to estimate multiple graphical models that share certain characteristics, such as the locations or weights of non-zero edges. Our approach is based on maximizing a penalized log-likelihood. We employ generalized fused lasso or group lasso penalties and implement a fast alternating directions method of multipliers algorithm to solve the corresponding convex optimization problems. The performance of the method proposed is illustrated through simulated and real data examples.","container-title":"Journal of the Royal Statistical Society Series B: Statistical Methodology","DOI":"10.1111/rssb.12033","ISSN":"1369-7412","issue":"2","note":"_eprint: https://academic.oup.com/jrsssb/article-pdf/76/2/373/49507695/jrsssb_76_2_373.pdf","page":"373-397","title":"The Joint Graphical Lasso for Inverse Covariance Estimation Across Multiple Classes","volume":"76","author":[{"family":"Danaher","given":"Patrick"},{"family":"Wang","given":"Pei"},{"family":"Witten","given":"Daniela M."}],"issued":{"date-parts":[["2013",8]]}}}],"schema":"https://github.com/citation-style-language/schema/raw/master/csl-citation.json"} </w:instrText>
      </w:r>
      <w:r w:rsidR="00C44C21" w:rsidRPr="00753F1A">
        <w:fldChar w:fldCharType="separate"/>
      </w:r>
      <w:r w:rsidR="00C44C21" w:rsidRPr="00753F1A">
        <w:rPr>
          <w:noProof/>
        </w:rPr>
        <w:t>(Danaher et al., 2013)</w:t>
      </w:r>
      <w:r w:rsidR="00C44C21" w:rsidRPr="00753F1A">
        <w:fldChar w:fldCharType="end"/>
      </w:r>
      <w:r w:rsidR="00C44C21" w:rsidRPr="00753F1A">
        <w:t xml:space="preserve">. </w:t>
      </w:r>
      <w:r w:rsidR="00020DED" w:rsidRPr="00753F1A">
        <w:t>These</w:t>
      </w:r>
      <w:r w:rsidR="00C44C21" w:rsidRPr="00753F1A">
        <w:t xml:space="preserve"> procedures are impeded by two shortcomings. First, data-split approaches reduce sample size, and thus statistical leverage; second, these strategies can only model a step moderation process, where the </w:t>
      </w:r>
      <w:r w:rsidR="00020DED" w:rsidRPr="00753F1A">
        <w:t xml:space="preserve">slope of a </w:t>
      </w:r>
      <w:r w:rsidR="00C44C21" w:rsidRPr="00753F1A">
        <w:t xml:space="preserve">relationship </w:t>
      </w:r>
      <w:r w:rsidR="00020DED" w:rsidRPr="00753F1A">
        <w:t>can differ between two groups, but not within them</w:t>
      </w:r>
      <w:r w:rsidR="00C44C21" w:rsidRPr="00753F1A">
        <w:t xml:space="preserve">. </w:t>
      </w:r>
      <w:r w:rsidR="00020DED" w:rsidRPr="00753F1A">
        <w:t xml:space="preserve">The </w:t>
      </w:r>
      <w:r w:rsidR="00C44C21" w:rsidRPr="00753F1A">
        <w:t>Moderated Network Model (MNM)</w:t>
      </w:r>
      <w:r w:rsidR="00BA5513" w:rsidRPr="00753F1A">
        <w:t xml:space="preserve"> </w:t>
      </w:r>
      <w:r w:rsidR="00020DED" w:rsidRPr="00753F1A">
        <w:t xml:space="preserve">mitigates both problems </w:t>
      </w:r>
      <w:r w:rsidR="00C44C21" w:rsidRPr="00753F1A">
        <w:fldChar w:fldCharType="begin"/>
      </w:r>
      <w:r w:rsidR="00C44C21" w:rsidRPr="00753F1A">
        <w:instrText xml:space="preserve"> ADDIN ZOTERO_ITEM CSL_CITATION {"citationID":"dQpcAI7N","properties":{"formattedCitation":"(Haslbeck et al., 2021)","plainCitation":"(Haslbeck et al., 2021)","noteIndex":0},"citationItems":[{"id":1199,"uris":["http://zotero.org/groups/5373452/items/X4TLYJEX"],"itemData":{"id":1199,"type":"article-journal","abstract":"Pairwise network models such as the Gaussian Graphical Model (GGM) are a powerful and intuitive way to analyze dependencies in multivariate data. A key assumption of the GGM is that each pairwise interaction is independent of the values of all other variables. However, in psychological research, this is often implausible. In this article, we extend the GGM by allowing each pairwise interaction between two variables to be moderated by (a subset of) all other variables in the model, and thereby introduce a Moderated Network Model (MNM). We show how to construct MNMs and propose an -regularized nodewise regression approach to estimate them. We provide performance results in a simulation study and show that MNMs outperform the split-sample based methods Network Comparison Test (NCT) and Fused Graphical Lasso (FGL) in detecting moderation effects. Finally, we provide a fully reproducible tutorial on how to estimate MNMs with the R-package mgm and discuss possible issues with model misspecification.","container-title":"Multivariate Behavioral Research","DOI":"10.1080/00273171.2019.1677207","ISSN":"0027-3171","issue":"2","note":"PMID: 31782672","page":"256–287","title":"Moderated Network Models","volume":"56","author":[{"family":"Haslbeck","given":"Jonas M. B."},{"family":"Borsboom","given":"Denny"},{"family":"Waldorp","given":"Lourens J."}],"issued":{"date-parts":[["2021"]]}}}],"schema":"https://github.com/citation-style-language/schema/raw/master/csl-citation.json"} </w:instrText>
      </w:r>
      <w:r w:rsidR="00C44C21" w:rsidRPr="00753F1A">
        <w:fldChar w:fldCharType="separate"/>
      </w:r>
      <w:r w:rsidR="00C44C21" w:rsidRPr="00753F1A">
        <w:rPr>
          <w:noProof/>
        </w:rPr>
        <w:t>(Haslbeck et al., 2021)</w:t>
      </w:r>
      <w:r w:rsidR="00C44C21" w:rsidRPr="00753F1A">
        <w:fldChar w:fldCharType="end"/>
      </w:r>
      <w:r w:rsidR="00C44C21" w:rsidRPr="00753F1A">
        <w:t xml:space="preserve">. </w:t>
      </w:r>
      <w:r w:rsidR="00020DED" w:rsidRPr="00753F1A">
        <w:t>Its edges are estimated</w:t>
      </w:r>
      <w:r w:rsidR="00742DDA" w:rsidRPr="00753F1A">
        <w:t xml:space="preserve"> with the same strategy outlined above, relying on a set of regularized linear regressions whose tuning parameter is obtained by minimizing the EBIC. However, in each of these regressions, the MNM </w:t>
      </w:r>
      <w:r w:rsidR="00852050" w:rsidRPr="00753F1A">
        <w:t>adds</w:t>
      </w:r>
      <w:r w:rsidR="00742DDA" w:rsidRPr="00753F1A">
        <w:t xml:space="preserve"> a moderation effect of a selected </w:t>
      </w:r>
      <w:del w:id="109" w:author="Arturo Bertero" w:date="2024-04-23T12:10:00Z">
        <w:r w:rsidR="00742DDA" w:rsidRPr="00753F1A" w:rsidDel="00593A70">
          <w:delText xml:space="preserve">continuous </w:delText>
        </w:r>
      </w:del>
      <w:r w:rsidR="00742DDA" w:rsidRPr="00753F1A">
        <w:t xml:space="preserve">variable. </w:t>
      </w:r>
      <w:r w:rsidR="00020DED" w:rsidRPr="00753F1A">
        <w:t>Therefore, MNM produces two parameter matrices, one for the pairwise interactions and one for each three-way interaction retrieved between each pair of nodes and the moderating variable.</w:t>
      </w:r>
      <w:r w:rsidR="00742DDA" w:rsidRPr="00753F1A">
        <w:t xml:space="preserve"> To address H3, this article </w:t>
      </w:r>
      <w:r w:rsidR="00D42071" w:rsidRPr="00753F1A">
        <w:t xml:space="preserve">fits an MNM in which anger </w:t>
      </w:r>
      <w:r w:rsidR="00E62E95" w:rsidRPr="00753F1A">
        <w:t>toward</w:t>
      </w:r>
      <w:r w:rsidR="00D42071" w:rsidRPr="00753F1A">
        <w:t xml:space="preserve"> inequality is specified as a moderator. H3 is confirmed if anger meaningfully moderates</w:t>
      </w:r>
      <w:r w:rsidR="00742DDA" w:rsidRPr="00753F1A">
        <w:t xml:space="preserve"> </w:t>
      </w:r>
      <w:r w:rsidR="00D42071" w:rsidRPr="00753F1A">
        <w:t xml:space="preserve">network edges. </w:t>
      </w:r>
    </w:p>
    <w:p w14:paraId="12D79CDC" w14:textId="77777777" w:rsidR="00BA5513" w:rsidRPr="00753F1A" w:rsidRDefault="00BA5513" w:rsidP="00E441B3"/>
    <w:p w14:paraId="6893A252" w14:textId="108DBED2" w:rsidR="00E441B3" w:rsidRPr="00753F1A" w:rsidDel="00593A70" w:rsidRDefault="00E441B3" w:rsidP="00E441B3">
      <w:pPr>
        <w:pStyle w:val="Heading3"/>
        <w:rPr>
          <w:del w:id="110" w:author="Arturo Bertero" w:date="2024-04-23T12:11:00Z"/>
        </w:rPr>
      </w:pPr>
      <w:del w:id="111" w:author="Arturo Bertero" w:date="2024-04-23T12:11:00Z">
        <w:r w:rsidRPr="00753F1A" w:rsidDel="00593A70">
          <w:delText>Ising</w:delText>
        </w:r>
      </w:del>
    </w:p>
    <w:p w14:paraId="78DAFD23" w14:textId="5F2472F0" w:rsidR="00D42071" w:rsidRPr="00753F1A" w:rsidRDefault="00E44484" w:rsidP="007E7B00">
      <w:pPr>
        <w:spacing w:after="160"/>
      </w:pPr>
      <w:r w:rsidRPr="00753F1A">
        <w:t>H4</w:t>
      </w:r>
      <w:r w:rsidR="00020DED" w:rsidRPr="00753F1A">
        <w:t xml:space="preserve"> is tested with a</w:t>
      </w:r>
      <w:r w:rsidRPr="00753F1A">
        <w:t xml:space="preserve"> network simulation</w:t>
      </w:r>
      <w:r w:rsidR="00791750" w:rsidRPr="00753F1A">
        <w:t xml:space="preserve"> </w:t>
      </w:r>
      <w:r w:rsidR="00020DED" w:rsidRPr="00753F1A">
        <w:t>that</w:t>
      </w:r>
      <w:r w:rsidR="00791750" w:rsidRPr="00753F1A">
        <w:t xml:space="preserve"> </w:t>
      </w:r>
      <w:r w:rsidRPr="00753F1A">
        <w:t>requires variables</w:t>
      </w:r>
      <w:r w:rsidR="00020DED" w:rsidRPr="00753F1A">
        <w:t>’</w:t>
      </w:r>
      <w:r w:rsidRPr="00753F1A">
        <w:t xml:space="preserve"> dic</w:t>
      </w:r>
      <w:r w:rsidR="001633B9" w:rsidRPr="00753F1A">
        <w:t>hot</w:t>
      </w:r>
      <w:r w:rsidRPr="00753F1A">
        <w:t>omiz</w:t>
      </w:r>
      <w:r w:rsidR="00020DED" w:rsidRPr="00753F1A">
        <w:t>ation</w:t>
      </w:r>
      <w:r w:rsidR="00C21D91" w:rsidRPr="00753F1A">
        <w:rPr>
          <w:rStyle w:val="FootnoteReference"/>
        </w:rPr>
        <w:footnoteReference w:id="4"/>
      </w:r>
      <w:r w:rsidRPr="00753F1A">
        <w:t xml:space="preserve">. </w:t>
      </w:r>
      <w:r w:rsidR="00020DED" w:rsidRPr="00753F1A">
        <w:t xml:space="preserve">Edges of this model represent </w:t>
      </w:r>
      <w:r w:rsidR="00852050" w:rsidRPr="00753F1A">
        <w:t>associations between binary nodes</w:t>
      </w:r>
      <w:r w:rsidR="00020DED" w:rsidRPr="00753F1A">
        <w:t xml:space="preserve"> and</w:t>
      </w:r>
      <w:r w:rsidR="00852050" w:rsidRPr="00753F1A">
        <w:t xml:space="preserve"> are estimated with</w:t>
      </w:r>
      <w:r w:rsidR="001633B9" w:rsidRPr="00753F1A">
        <w:t xml:space="preserve"> logistic</w:t>
      </w:r>
      <w:r w:rsidR="00852050" w:rsidRPr="00753F1A">
        <w:t>, rather than linear, regularized regression</w:t>
      </w:r>
      <w:r w:rsidR="001633B9" w:rsidRPr="00753F1A">
        <w:t>s. Hence, the mgm reduces to an Ising model</w:t>
      </w:r>
      <w:r w:rsidR="003E49E3" w:rsidRPr="00753F1A">
        <w:t xml:space="preserve"> </w:t>
      </w:r>
      <w:r w:rsidR="00C21D91" w:rsidRPr="00753F1A">
        <w:fldChar w:fldCharType="begin"/>
      </w:r>
      <w:r w:rsidR="00C21D91" w:rsidRPr="00753F1A">
        <w:instrText xml:space="preserve"> ADDIN ZOTERO_ITEM CSL_CITATION {"citationID":"Ief8wDil","properties":{"formattedCitation":"(Ising, 1925)","plainCitation":"(Ising, 1925)","noteIndex":0},"citationItems":[{"id":1368,"uris":["http://zotero.org/groups/5379819/items/HERAWUBM"],"itemData":{"id":1368,"type":"article-journal","container-title":"Zeitschrift für Physik","DOI":"10.1007/BF02980577","ISSN":"0044-3328","issue":"1","journalAbbreviation":"Z. Physik","language":"de","page":"253-258","source":"DOI.org (Crossref)","title":"Beitrag zur Theorie des Ferromagnetismus","volume":"31","author":[{"family":"Ising","given":"Ernst"}],"issued":{"date-parts":[["1925",2]]}}}],"schema":"https://github.com/citation-style-language/schema/raw/master/csl-citation.json"} </w:instrText>
      </w:r>
      <w:r w:rsidR="00C21D91" w:rsidRPr="00753F1A">
        <w:fldChar w:fldCharType="separate"/>
      </w:r>
      <w:r w:rsidR="00C21D91" w:rsidRPr="00753F1A">
        <w:rPr>
          <w:noProof/>
        </w:rPr>
        <w:t>(Ising, 1925)</w:t>
      </w:r>
      <w:r w:rsidR="00C21D91" w:rsidRPr="00753F1A">
        <w:fldChar w:fldCharType="end"/>
      </w:r>
      <w:r w:rsidR="001633B9" w:rsidRPr="00753F1A">
        <w:t xml:space="preserve">, whose edges are interpretable as logistic regression coefficients </w:t>
      </w:r>
      <w:r w:rsidR="001633B9" w:rsidRPr="00753F1A">
        <w:fldChar w:fldCharType="begin"/>
      </w:r>
      <w:r w:rsidR="001633B9" w:rsidRPr="00753F1A">
        <w:instrText xml:space="preserve"> ADDIN ZOTERO_ITEM CSL_CITATION {"citationID":"3DRzPjAz","properties":{"formattedCitation":"(Borkulo et al., 2015)","plainCitation":"(Borkulo et al., 2015)","noteIndex":0},"citationItems":[{"id":1214,"uris":["http://zotero.org/groups/5373452/items/M4F7N2KW"],"itemData":{"id":1214,"type":"article-journal","container-title":"Scientific Reports","DOI":"10.1038/srep05918","ISSN":"2045-2322","issue":"1","language":"en","page":"5918","title":"A new method for constructing networks from binary data","volume":"4","author":[{"family":"Borkulo","given":"Claudia D.","dropping-particle":"van"},{"family":"Borsboom","given":"Denny"},{"family":"Epskamp","given":"Sacha"},{"family":"Blanken","given":"Tessa F."},{"family":"Boschloo","given":"Lynn"},{"family":"Schoevers","given":"Robert A."},{"family":"Waldorp","given":"Lourens J."}],"issued":{"date-parts":[["2015",5]]}}}],"schema":"https://github.com/citation-style-language/schema/raw/master/csl-citation.json"} </w:instrText>
      </w:r>
      <w:r w:rsidR="001633B9" w:rsidRPr="00753F1A">
        <w:fldChar w:fldCharType="separate"/>
      </w:r>
      <w:r w:rsidR="001633B9" w:rsidRPr="00753F1A">
        <w:rPr>
          <w:noProof/>
        </w:rPr>
        <w:t>(Borkulo et al., 2015)</w:t>
      </w:r>
      <w:r w:rsidR="001633B9" w:rsidRPr="00753F1A">
        <w:fldChar w:fldCharType="end"/>
      </w:r>
      <w:r w:rsidR="001633B9" w:rsidRPr="00753F1A">
        <w:t xml:space="preserve">. </w:t>
      </w:r>
      <w:r w:rsidR="00791750" w:rsidRPr="00753F1A">
        <w:t xml:space="preserve">The Ising model </w:t>
      </w:r>
      <w:r w:rsidR="00020DED" w:rsidRPr="00753F1A">
        <w:t xml:space="preserve">can </w:t>
      </w:r>
      <w:r w:rsidR="00791750" w:rsidRPr="00753F1A">
        <w:t>estimate two additional classes of parameters that are discussed in Section 3.3.</w:t>
      </w:r>
      <w:r w:rsidR="001633B9" w:rsidRPr="00753F1A">
        <w:t xml:space="preserve">    </w:t>
      </w:r>
      <w:r w:rsidRPr="00753F1A">
        <w:t xml:space="preserve"> </w:t>
      </w:r>
    </w:p>
    <w:p w14:paraId="5D3D983B" w14:textId="2AC72364" w:rsidR="00CF178C" w:rsidRPr="00753F1A" w:rsidDel="00B54ADC" w:rsidRDefault="00B64BB3" w:rsidP="00B64BB3">
      <w:pPr>
        <w:pStyle w:val="Heading3"/>
        <w:rPr>
          <w:del w:id="117" w:author="Arturo Bertero" w:date="2024-04-23T12:14:00Z"/>
        </w:rPr>
      </w:pPr>
      <w:del w:id="118" w:author="Arturo Bertero" w:date="2024-04-23T12:14:00Z">
        <w:r w:rsidRPr="00753F1A" w:rsidDel="00B54ADC">
          <w:delText>bootstrap</w:delText>
        </w:r>
      </w:del>
    </w:p>
    <w:p w14:paraId="2822B854" w14:textId="2AF6D7FA" w:rsidR="00B64BB3" w:rsidRPr="00753F1A" w:rsidRDefault="00020DED" w:rsidP="007E7B00">
      <w:r w:rsidRPr="00753F1A">
        <w:t>These estimation types</w:t>
      </w:r>
      <w:r w:rsidR="001633B9" w:rsidRPr="00753F1A">
        <w:t xml:space="preserve"> result in </w:t>
      </w:r>
      <w:r w:rsidR="00F4317E" w:rsidRPr="00753F1A">
        <w:t>parameter matri</w:t>
      </w:r>
      <w:r w:rsidRPr="00753F1A">
        <w:t>ces</w:t>
      </w:r>
      <w:r w:rsidR="00852050" w:rsidRPr="00753F1A">
        <w:t xml:space="preserve"> containing</w:t>
      </w:r>
      <w:r w:rsidR="00F4317E" w:rsidRPr="00753F1A">
        <w:t xml:space="preserve"> point estimates of the conditional associations of a dataset. </w:t>
      </w:r>
      <w:r w:rsidRPr="00753F1A">
        <w:t>Their robustness is evaluated with</w:t>
      </w:r>
      <w:r w:rsidR="00F4317E" w:rsidRPr="00753F1A">
        <w:t xml:space="preserve"> bootstrapping techniques </w:t>
      </w:r>
      <w:r w:rsidR="00F4317E" w:rsidRPr="00753F1A">
        <w:fldChar w:fldCharType="begin"/>
      </w:r>
      <w:r w:rsidR="00F4317E" w:rsidRPr="00753F1A">
        <w:instrText xml:space="preserve"> ADDIN ZOTERO_ITEM CSL_CITATION {"citationID":"RIOcQCKh","properties":{"formattedCitation":"(Epskamp et al., 2018)","plainCitation":"(Epskamp et al., 2018)","noteIndex":0},"citationItems":[{"id":1204,"uris":["http://zotero.org/groups/5373452/items/YA7B3MJH"],"itemData":{"id":1204,"type":"article-journal","container-title":"Behavior Research Methods","DOI":"10.3758/s13428-017-0862-1","ISSN":"1554-3528","issue":"1","language":"en","page":"195–212","title":"Estimating psychological networks and their accuracy: A tutorial paper","title-short":"Estimating psychological networks and their accuracy","volume":"50","author":[{"family":"Epskamp","given":"Sacha"},{"family":"Borsboom","given":"Denny"},{"family":"Fried","given":"Eiko I."}],"issued":{"date-parts":[["2018",2]]}}}],"schema":"https://github.com/citation-style-language/schema/raw/master/csl-citation.json"} </w:instrText>
      </w:r>
      <w:r w:rsidR="00F4317E" w:rsidRPr="00753F1A">
        <w:fldChar w:fldCharType="separate"/>
      </w:r>
      <w:r w:rsidR="00F4317E" w:rsidRPr="00753F1A">
        <w:rPr>
          <w:noProof/>
        </w:rPr>
        <w:t>(Epskamp et al., 2018)</w:t>
      </w:r>
      <w:r w:rsidR="00F4317E" w:rsidRPr="00753F1A">
        <w:fldChar w:fldCharType="end"/>
      </w:r>
      <w:r w:rsidR="00F4317E" w:rsidRPr="00753F1A">
        <w:t xml:space="preserve">. </w:t>
      </w:r>
      <w:r w:rsidR="004F407F" w:rsidRPr="00753F1A">
        <w:t>C</w:t>
      </w:r>
      <w:r w:rsidR="00F4317E" w:rsidRPr="00753F1A">
        <w:t>onfidence intervals around edge parameters</w:t>
      </w:r>
      <w:r w:rsidRPr="00753F1A">
        <w:t xml:space="preserve"> are built with non-parametric bootstrap</w:t>
      </w:r>
      <w:r w:rsidR="00F4317E" w:rsidRPr="00753F1A">
        <w:t>. For each estimated network, 10000 samples</w:t>
      </w:r>
      <w:r w:rsidR="004F407F" w:rsidRPr="00753F1A">
        <w:t xml:space="preserve"> of the same size</w:t>
      </w:r>
      <w:r w:rsidR="00F4317E" w:rsidRPr="00753F1A">
        <w:t xml:space="preserve"> are </w:t>
      </w:r>
      <w:r w:rsidR="004F407F" w:rsidRPr="00753F1A">
        <w:t>created</w:t>
      </w:r>
      <w:r w:rsidR="00F4317E" w:rsidRPr="00753F1A">
        <w:t xml:space="preserve"> by sampling individuals with replacement</w:t>
      </w:r>
      <w:r w:rsidR="00852050" w:rsidRPr="00753F1A">
        <w:t>s</w:t>
      </w:r>
      <w:r w:rsidR="00F4317E" w:rsidRPr="00753F1A">
        <w:t xml:space="preserve">. Edges are re-estimated in each sample, and their aggregation leads to bootstrapped confidence intervals, encapsulating the central 95% of the bootstrapped distribution. Results are </w:t>
      </w:r>
      <w:r w:rsidR="004F407F" w:rsidRPr="00753F1A">
        <w:t>shown</w:t>
      </w:r>
      <w:r w:rsidR="00F4317E" w:rsidRPr="00753F1A">
        <w:t xml:space="preserve"> in Figures 2 and 4 of the Supplement. The same procedure is applied to </w:t>
      </w:r>
      <w:del w:id="119" w:author="Arturo Bertero" w:date="2024-04-23T12:15:00Z">
        <w:r w:rsidR="00F4317E" w:rsidRPr="00753F1A" w:rsidDel="007C4261">
          <w:delText xml:space="preserve">check </w:delText>
        </w:r>
      </w:del>
      <w:ins w:id="120" w:author="Arturo Bertero" w:date="2024-04-23T12:15:00Z">
        <w:r w:rsidR="007C4261">
          <w:t>assess</w:t>
        </w:r>
        <w:r w:rsidR="007C4261" w:rsidRPr="00753F1A">
          <w:t xml:space="preserve"> </w:t>
        </w:r>
      </w:ins>
      <w:r w:rsidR="00F4317E" w:rsidRPr="00753F1A">
        <w:t xml:space="preserve">the robustness of the moderation effects of anger (Table 2 of the </w:t>
      </w:r>
      <w:r w:rsidR="00D20168">
        <w:t>Supplemental Material</w:t>
      </w:r>
      <w:r w:rsidR="00F4317E" w:rsidRPr="00753F1A">
        <w:t xml:space="preserve">). </w:t>
      </w:r>
      <w:r w:rsidR="004F407F" w:rsidRPr="00753F1A">
        <w:t>T</w:t>
      </w:r>
      <w:r w:rsidR="00C4473E" w:rsidRPr="00753F1A">
        <w:t xml:space="preserve">he stability of strength centrality </w:t>
      </w:r>
      <w:r w:rsidR="004F407F" w:rsidRPr="00753F1A">
        <w:t>scores is monitored with</w:t>
      </w:r>
      <w:r w:rsidR="00C4473E" w:rsidRPr="00753F1A">
        <w:t xml:space="preserve"> </w:t>
      </w:r>
      <w:r w:rsidR="000A4037">
        <w:t xml:space="preserve">a </w:t>
      </w:r>
      <w:r w:rsidR="00C4473E" w:rsidRPr="00753F1A">
        <w:t xml:space="preserve">case-dropping bootstrap. Observations are gradually dropped from the </w:t>
      </w:r>
      <w:proofErr w:type="gramStart"/>
      <w:r w:rsidR="00C4473E" w:rsidRPr="00753F1A">
        <w:t>sample</w:t>
      </w:r>
      <w:proofErr w:type="gramEnd"/>
      <w:r w:rsidR="00C4473E" w:rsidRPr="00753F1A">
        <w:t xml:space="preserve"> and</w:t>
      </w:r>
      <w:ins w:id="121" w:author="Arturo Bertero" w:date="2024-04-23T12:15:00Z">
        <w:r w:rsidR="007C4261">
          <w:t>,</w:t>
        </w:r>
      </w:ins>
      <w:r w:rsidR="00C4473E" w:rsidRPr="00753F1A">
        <w:t xml:space="preserve"> at each step</w:t>
      </w:r>
      <w:r w:rsidR="00334DBA" w:rsidRPr="00753F1A">
        <w:t>,</w:t>
      </w:r>
      <w:r w:rsidR="00C4473E" w:rsidRPr="00753F1A">
        <w:t xml:space="preserve"> </w:t>
      </w:r>
      <w:r w:rsidR="004F407F" w:rsidRPr="00753F1A">
        <w:t xml:space="preserve">the resulting </w:t>
      </w:r>
      <w:r w:rsidR="00C4473E" w:rsidRPr="00753F1A">
        <w:t xml:space="preserve">centrality scores are </w:t>
      </w:r>
      <w:r w:rsidR="004F407F" w:rsidRPr="00753F1A">
        <w:t>verified</w:t>
      </w:r>
      <w:r w:rsidR="00C4473E" w:rsidRPr="00753F1A">
        <w:t xml:space="preserve">. This allows building the Correlation Stability [CS] coefficient. This metric represents the maximum percentage of cases that can be dropped from the original sample to preserve -with 95% probability- a correlation of 0.7 between the original centrality scores and those obtained in the smaller samples. Centrality estimates are stable if the CS coefficient is greater than 0.25 or, preferably, higher than 0.50. Finally, </w:t>
      </w:r>
      <w:r w:rsidR="004F407F" w:rsidRPr="00753F1A">
        <w:t xml:space="preserve">bootstrapped difference tests are computed </w:t>
      </w:r>
      <w:r w:rsidR="00C4473E" w:rsidRPr="00753F1A">
        <w:t>to directly compare two edges or strength scores. Non-overlapping bootstrapped C</w:t>
      </w:r>
      <w:r w:rsidR="002B43B1" w:rsidRPr="00753F1A">
        <w:t>i</w:t>
      </w:r>
      <w:r w:rsidR="00C4473E" w:rsidRPr="00753F1A">
        <w:t xml:space="preserve">s are evidence of significant differences. </w:t>
      </w:r>
    </w:p>
    <w:p w14:paraId="484A2061" w14:textId="77777777" w:rsidR="00C4473E" w:rsidRPr="00753F1A" w:rsidRDefault="00C4473E" w:rsidP="007E7B00"/>
    <w:p w14:paraId="40B35586" w14:textId="08D321ED" w:rsidR="00CF178C" w:rsidRPr="00753F1A" w:rsidRDefault="00CF178C" w:rsidP="007E7B00">
      <w:pPr>
        <w:pStyle w:val="Heading2"/>
      </w:pPr>
      <w:r w:rsidRPr="00753F1A">
        <w:t>3.3 Network simulation</w:t>
      </w:r>
    </w:p>
    <w:p w14:paraId="5184FCD7" w14:textId="3018BADD" w:rsidR="00791750" w:rsidRPr="00753F1A" w:rsidDel="00F51017" w:rsidRDefault="00791750" w:rsidP="00791750">
      <w:pPr>
        <w:pStyle w:val="Heading3"/>
        <w:rPr>
          <w:del w:id="122" w:author="Arturo Bertero" w:date="2024-04-23T16:46:00Z"/>
        </w:rPr>
      </w:pPr>
      <w:del w:id="123" w:author="Arturo Bertero" w:date="2024-04-23T16:46:00Z">
        <w:r w:rsidRPr="00753F1A" w:rsidDel="00F51017">
          <w:delText>More on the model</w:delText>
        </w:r>
      </w:del>
    </w:p>
    <w:p w14:paraId="288AF226" w14:textId="6AA8BFE3" w:rsidR="007E7B00" w:rsidRPr="00753F1A" w:rsidRDefault="00E44484" w:rsidP="007E7B00">
      <w:pPr>
        <w:spacing w:after="160"/>
      </w:pPr>
      <w:r w:rsidRPr="00753F1A">
        <w:t xml:space="preserve">Given the </w:t>
      </w:r>
      <w:r w:rsidR="004F407F" w:rsidRPr="00753F1A">
        <w:t>dearth</w:t>
      </w:r>
      <w:r w:rsidRPr="00753F1A">
        <w:t xml:space="preserve"> of </w:t>
      </w:r>
      <w:r w:rsidR="00852050" w:rsidRPr="00753F1A">
        <w:t>panel</w:t>
      </w:r>
      <w:r w:rsidRPr="00753F1A">
        <w:t xml:space="preserve"> data on attitudes toward inequality, H4 is tested through a simulation</w:t>
      </w:r>
      <w:r w:rsidR="003E49E3" w:rsidRPr="00753F1A">
        <w:t xml:space="preserve"> </w:t>
      </w:r>
      <w:r w:rsidR="00791750" w:rsidRPr="00753F1A">
        <w:t xml:space="preserve">of network dynamics. </w:t>
      </w:r>
      <w:r w:rsidR="00E62E95" w:rsidRPr="00753F1A">
        <w:t>The</w:t>
      </w:r>
      <w:r w:rsidR="00791750" w:rsidRPr="00753F1A">
        <w:t xml:space="preserve"> temporal development of the network of attitudes conform</w:t>
      </w:r>
      <w:r w:rsidR="00E62E95" w:rsidRPr="00753F1A">
        <w:t>s</w:t>
      </w:r>
      <w:r w:rsidR="00791750" w:rsidRPr="00753F1A">
        <w:t xml:space="preserve"> to Ising</w:t>
      </w:r>
      <w:r w:rsidR="004F407F" w:rsidRPr="00753F1A">
        <w:t>’s</w:t>
      </w:r>
      <w:r w:rsidR="00791750" w:rsidRPr="00753F1A">
        <w:t xml:space="preserve"> model</w:t>
      </w:r>
      <w:r w:rsidR="00E62E95" w:rsidRPr="00753F1A">
        <w:t xml:space="preserve"> </w:t>
      </w:r>
      <w:r w:rsidR="00E62E95" w:rsidRPr="00753F1A">
        <w:fldChar w:fldCharType="begin"/>
      </w:r>
      <w:r w:rsidR="00E62E95" w:rsidRPr="00753F1A">
        <w:instrText xml:space="preserve"> ADDIN ZOTERO_ITEM CSL_CITATION {"citationID":"SRp32NBY","properties":{"formattedCitation":"(Dalege, Borsboom, Harreveld, &amp; Maas, 2017; Ising, 1925)","plainCitation":"(Dalege, Borsboom, Harreveld, &amp; Maas, 2017; Ising, 1925)","noteIndex":0},"citationItems":[{"id":1271,"uris":["http://zotero.org/groups/5379819/items/596QF49S"],"itemData":{"id":1271,"type":"article-journal","abstract":"In this article, we provide a brief tutorial on the estimation, analysis, and simulation on attitude networks using the programming language R. We first discuss what a network is and subsequently show how one can estimate a regularized network on typical attitude data. For this, we use open-access data on the attitudes toward Barack Obama during the 2012 American presidential election. Second, we show how one can calculate standard network measures such as community structure, centrality, and connectivity on this estimated attitude network. Third, we show how one can simulate from an estimated attitude network to derive predictions from attitude networks. By this, we highlight that network theory provides a framework for both testing and developing formalized hypotheses on attitudes and related core social psychological constructs.","container-title":"Social Psychological and Personality Science","DOI":"10.1177/1948550617709827","ISSN":"1948-5506","issue":"5","language":"en","page":"528–537","title":"Network Analysis on Attitudes: A Brief Tutorial","title-short":"Network Analysis on Attitudes","volume":"8","author":[{"family":"Dalege","given":"Jonas"},{"family":"Borsboom","given":"Denny"},{"family":"Harreveld","given":"Frenk","dropping-particle":"van"},{"family":"Maas","given":"Han L. J.","dropping-particle":"van der"}],"issued":{"date-parts":[["2017",7]]}}},{"id":1368,"uris":["http://zotero.org/groups/5379819/items/HERAWUBM"],"itemData":{"id":1368,"type":"article-journal","container-title":"Zeitschrift für Physik","DOI":"10.1007/BF02980577","ISSN":"0044-3328","issue":"1","journalAbbreviation":"Z. Physik","language":"de","page":"253-258","source":"DOI.org (Crossref)","title":"Beitrag zur Theorie des Ferromagnetismus","volume":"31","author":[{"family":"Ising","given":"Ernst"}],"issued":{"date-parts":[["1925",2]]}}}],"schema":"https://github.com/citation-style-language/schema/raw/master/csl-citation.json"} </w:instrText>
      </w:r>
      <w:r w:rsidR="00E62E95" w:rsidRPr="00753F1A">
        <w:fldChar w:fldCharType="separate"/>
      </w:r>
      <w:r w:rsidR="00E62E95" w:rsidRPr="00753F1A">
        <w:rPr>
          <w:noProof/>
        </w:rPr>
        <w:t>(Dalege, Borsboom, Harreveld, &amp; Maas, 2017; Ising, 1925)</w:t>
      </w:r>
      <w:r w:rsidR="00E62E95" w:rsidRPr="00753F1A">
        <w:fldChar w:fldCharType="end"/>
      </w:r>
      <w:r w:rsidR="00791750" w:rsidRPr="00753F1A">
        <w:t xml:space="preserve">. </w:t>
      </w:r>
      <w:r w:rsidR="00C21D91" w:rsidRPr="00753F1A">
        <w:t>N</w:t>
      </w:r>
      <w:r w:rsidR="007E7B00" w:rsidRPr="00753F1A">
        <w:t>odes can assume two states (-1; +1)</w:t>
      </w:r>
      <w:r w:rsidR="004F407F" w:rsidRPr="00753F1A">
        <w:t>, which o</w:t>
      </w:r>
      <w:r w:rsidR="007E7B00" w:rsidRPr="00753F1A">
        <w:t>riginally</w:t>
      </w:r>
      <w:r w:rsidR="004F407F" w:rsidRPr="00753F1A">
        <w:t xml:space="preserve"> indicate</w:t>
      </w:r>
      <w:r w:rsidR="007E7B00" w:rsidRPr="00753F1A">
        <w:t xml:space="preserve"> the positive or negative spin of a magnet</w:t>
      </w:r>
      <w:r w:rsidR="00C21D91" w:rsidRPr="00753F1A">
        <w:t>.</w:t>
      </w:r>
      <w:r w:rsidR="007E7B00" w:rsidRPr="00753F1A">
        <w:t xml:space="preserve"> </w:t>
      </w:r>
      <w:r w:rsidR="00C21D91" w:rsidRPr="00753F1A">
        <w:t>I</w:t>
      </w:r>
      <w:r w:rsidR="007E7B00" w:rsidRPr="00753F1A">
        <w:t xml:space="preserve">n the attitude domain, they represent endorsement or rejection of </w:t>
      </w:r>
      <w:r w:rsidR="00791750" w:rsidRPr="00753F1A">
        <w:t>each survey item.</w:t>
      </w:r>
      <w:r w:rsidR="007E7B00" w:rsidRPr="00753F1A">
        <w:t xml:space="preserve"> Three </w:t>
      </w:r>
      <w:r w:rsidR="00791750" w:rsidRPr="00753F1A">
        <w:t xml:space="preserve">classes of </w:t>
      </w:r>
      <w:r w:rsidR="007E7B00" w:rsidRPr="00753F1A">
        <w:t xml:space="preserve">parameters regulate the overall configuration of an attitude network. The </w:t>
      </w:r>
      <w:r w:rsidR="007E7B00" w:rsidRPr="00753F1A">
        <w:rPr>
          <w:i/>
          <w:iCs/>
        </w:rPr>
        <w:t>temperature</w:t>
      </w:r>
      <w:r w:rsidR="007E7B00" w:rsidRPr="00753F1A">
        <w:t xml:space="preserve"> parameter governs the entropy of the </w:t>
      </w:r>
      <w:r w:rsidR="007E7B00" w:rsidRPr="00753F1A">
        <w:lastRenderedPageBreak/>
        <w:t xml:space="preserve">system. This variable is held constant </w:t>
      </w:r>
      <w:r w:rsidR="00791750" w:rsidRPr="00753F1A">
        <w:t>across</w:t>
      </w:r>
      <w:r w:rsidR="007E7B00" w:rsidRPr="00753F1A">
        <w:t xml:space="preserve"> all simulations</w:t>
      </w:r>
      <w:r w:rsidR="00791750" w:rsidRPr="00753F1A">
        <w:t xml:space="preserve">, as it was observed to correlate with attitude strength </w:t>
      </w:r>
      <w:r w:rsidR="00791750" w:rsidRPr="00753F1A">
        <w:fldChar w:fldCharType="begin"/>
      </w:r>
      <w:r w:rsidR="00791750" w:rsidRPr="00753F1A">
        <w:instrText xml:space="preserve"> ADDIN ZOTERO_ITEM CSL_CITATION {"citationID":"n06pxvmU","properties":{"formattedCitation":"(Dalege et al., 2018)","plainCitation":"(Dalege et al., 2018)","noteIndex":0},"citationItems":[{"id":121,"uris":["http://zotero.org/users/10425122/items/VWKWQV78"],"itemData":{"id":121,"type":"article-journal","abstract":"This article introduces the Attitudinal Entropy (AE) framework, which builds on the Causal Attitude Network model that conceptualizes attitudes as Ising networks. The AE framework rests on three propositions. First, attitude inconsistency and instability are two related indications of attitudinal entropy, a measure of randomness derived from thermodynamics. Second, energy of attitude configurations serves as a local processing strategy to reduce the global entropy of attitude networks. Third, directing attention to and thinking about attitude objects reduces attitudinal entropy. We first discuss several determinants of attitudinal entropy reduction and show that several findings in the attitude literature, such as the mere thought effect on attitude polarization and the effects of heuristic versus systematic processing of arguments, follow from the AE framework. Second, we discuss the AE framework’s implications for ambivalence and cognitive dissonance.","container-title":"Psychological Inquiry","DOI":"10.1080/1047840X.2018.1537246","ISSN":"1047-840X, 1532-7965","issue":"4","journalAbbreviation":"Psychological Inquiry","language":"en","page":"175-193","source":"DOI.org (Crossref)","title":"The Attitudinal Entropy (AE) Framework as a General Theory of Individual Attitudes","volume":"29","author":[{"family":"Dalege","given":"Jonas"},{"family":"Borsboom","given":"Denny"},{"family":"Harreveld","given":"Frenk","non-dropping-particle":"van"},{"family":"Maas","given":"Han L. J.","non-dropping-particle":"van der"}],"issued":{"date-parts":[["2018",10,2]]}}}],"schema":"https://github.com/citation-style-language/schema/raw/master/csl-citation.json"} </w:instrText>
      </w:r>
      <w:r w:rsidR="00791750" w:rsidRPr="00753F1A">
        <w:fldChar w:fldCharType="separate"/>
      </w:r>
      <w:r w:rsidR="00791750" w:rsidRPr="00753F1A">
        <w:rPr>
          <w:noProof/>
        </w:rPr>
        <w:t>(Dalege et al., 2018)</w:t>
      </w:r>
      <w:r w:rsidR="00791750" w:rsidRPr="00753F1A">
        <w:fldChar w:fldCharType="end"/>
      </w:r>
      <w:r w:rsidR="007E7B00" w:rsidRPr="00753F1A">
        <w:t xml:space="preserve">. Two other parameters are described by the Hamiltonian function, which estimates the amount of energy expenditure of a given network configuration: </w:t>
      </w:r>
    </w:p>
    <w:p w14:paraId="75785F50" w14:textId="77777777" w:rsidR="007E7B00" w:rsidRPr="00753F1A" w:rsidRDefault="007E7B00" w:rsidP="007E7B00">
      <w:pPr>
        <w:spacing w:after="160"/>
        <w:jc w:val="center"/>
      </w:pPr>
      <w:r w:rsidRPr="00753F1A">
        <w:rPr>
          <w:noProof/>
        </w:rPr>
        <w:drawing>
          <wp:inline distT="114300" distB="114300" distL="114300" distR="114300" wp14:anchorId="199A1367" wp14:editId="46E70972">
            <wp:extent cx="2160000" cy="389449"/>
            <wp:effectExtent l="0" t="0" r="0" b="0"/>
            <wp:docPr id="3" name="image2.png" descr="A black text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2.png" descr="A black text on a white background&#10;&#10;Description automatically generated"/>
                    <pic:cNvPicPr preferRelativeResize="0"/>
                  </pic:nvPicPr>
                  <pic:blipFill>
                    <a:blip r:embed="rId8"/>
                    <a:srcRect/>
                    <a:stretch>
                      <a:fillRect/>
                    </a:stretch>
                  </pic:blipFill>
                  <pic:spPr>
                    <a:xfrm>
                      <a:off x="0" y="0"/>
                      <a:ext cx="2160000" cy="389449"/>
                    </a:xfrm>
                    <a:prstGeom prst="rect">
                      <a:avLst/>
                    </a:prstGeom>
                    <a:ln/>
                  </pic:spPr>
                </pic:pic>
              </a:graphicData>
            </a:graphic>
          </wp:inline>
        </w:drawing>
      </w:r>
      <w:r w:rsidRPr="00753F1A">
        <w:t xml:space="preserve"> </w:t>
      </w:r>
    </w:p>
    <w:p w14:paraId="25ED7327" w14:textId="14A57888" w:rsidR="007E7B00" w:rsidRPr="00753F1A" w:rsidRDefault="007E7B00" w:rsidP="007E7B00">
      <w:pPr>
        <w:spacing w:after="160"/>
      </w:pPr>
      <w:r w:rsidRPr="00753F1A">
        <w:t xml:space="preserve">Each </w:t>
      </w:r>
      <w:r w:rsidR="00791750" w:rsidRPr="00753F1A">
        <w:t>network node</w:t>
      </w:r>
      <w:r w:rsidRPr="00753F1A">
        <w:t xml:space="preserve"> (Xᵢ to Xⱼ) is associated with a </w:t>
      </w:r>
      <w:r w:rsidRPr="00753F1A">
        <w:rPr>
          <w:i/>
          <w:iCs/>
          <w:color w:val="202122"/>
          <w:highlight w:val="white"/>
        </w:rPr>
        <w:t>threshold</w:t>
      </w:r>
      <w:r w:rsidRPr="00753F1A">
        <w:t xml:space="preserve"> (</w:t>
      </w:r>
      <w:r w:rsidRPr="00753F1A">
        <w:rPr>
          <w:color w:val="202122"/>
          <w:highlight w:val="white"/>
        </w:rPr>
        <w:t>𝛕</w:t>
      </w:r>
      <w:r w:rsidRPr="00753F1A">
        <w:t xml:space="preserve">ᵢ to </w:t>
      </w:r>
      <w:r w:rsidRPr="00753F1A">
        <w:rPr>
          <w:color w:val="202122"/>
          <w:highlight w:val="white"/>
        </w:rPr>
        <w:t>𝛕</w:t>
      </w:r>
      <w:r w:rsidRPr="00753F1A">
        <w:t xml:space="preserve">ⱼ) indicating its predisposition to be endorsed or not. Thresholds continuously range between -1 and +1. Positive values indicate that an item is likely to be endorsed (hence assuming the state +1), and vice versa (-1). Moreover, the </w:t>
      </w:r>
      <w:r w:rsidRPr="00753F1A">
        <w:rPr>
          <w:i/>
          <w:iCs/>
        </w:rPr>
        <w:t>ω parameter</w:t>
      </w:r>
      <w:r w:rsidRPr="00753F1A">
        <w:t xml:space="preserve"> models the strength of the interaction between each pair of network nodes. Positive values indicate positive interactions and vice versa. </w:t>
      </w:r>
      <w:r w:rsidR="004F407F" w:rsidRPr="00753F1A">
        <w:t>C</w:t>
      </w:r>
      <w:r w:rsidRPr="00753F1A">
        <w:t xml:space="preserve">onfigurations in which nodes characterized by positive </w:t>
      </w:r>
      <w:r w:rsidR="00E62E95" w:rsidRPr="00753F1A">
        <w:t>(</w:t>
      </w:r>
      <w:r w:rsidRPr="00753F1A">
        <w:t>negative</w:t>
      </w:r>
      <w:r w:rsidR="00E62E95" w:rsidRPr="00753F1A">
        <w:t>)</w:t>
      </w:r>
      <w:r w:rsidRPr="00753F1A">
        <w:t xml:space="preserve"> thresholds are tied by positive </w:t>
      </w:r>
      <w:r w:rsidR="00E62E95" w:rsidRPr="00753F1A">
        <w:t>(</w:t>
      </w:r>
      <w:r w:rsidRPr="00753F1A">
        <w:t>negative</w:t>
      </w:r>
      <w:r w:rsidR="00E62E95" w:rsidRPr="00753F1A">
        <w:t>)</w:t>
      </w:r>
      <w:r w:rsidRPr="00753F1A">
        <w:t xml:space="preserve"> edges reduce the level of energy expenditure. The </w:t>
      </w:r>
      <w:r w:rsidR="004F407F" w:rsidRPr="00753F1A">
        <w:t>Ising model</w:t>
      </w:r>
      <w:r w:rsidRPr="00753F1A">
        <w:t xml:space="preserve"> encodes the central axiom of </w:t>
      </w:r>
      <w:r w:rsidR="00E62E95" w:rsidRPr="00753F1A">
        <w:t>network approaches to attitudes</w:t>
      </w:r>
      <w:r w:rsidRPr="00753F1A">
        <w:t xml:space="preserve"> by modeling that </w:t>
      </w:r>
      <w:r w:rsidR="00E62E95" w:rsidRPr="00753F1A">
        <w:t>they</w:t>
      </w:r>
      <w:r w:rsidRPr="00753F1A">
        <w:t xml:space="preserve"> strive for low energy expenditure configurations</w:t>
      </w:r>
      <w:r w:rsidR="00E62E95" w:rsidRPr="00753F1A">
        <w:t>.</w:t>
      </w:r>
      <w:r w:rsidRPr="00753F1A">
        <w:t xml:space="preserve"> </w:t>
      </w:r>
    </w:p>
    <w:p w14:paraId="644EF8C6" w14:textId="7B9F1EAC" w:rsidR="00791750" w:rsidRPr="00753F1A" w:rsidDel="00F51017" w:rsidRDefault="00791750" w:rsidP="00791750">
      <w:pPr>
        <w:pStyle w:val="Heading3"/>
        <w:rPr>
          <w:del w:id="124" w:author="Arturo Bertero" w:date="2024-04-23T16:47:00Z"/>
        </w:rPr>
      </w:pPr>
      <w:del w:id="125" w:author="Arturo Bertero" w:date="2024-04-23T16:47:00Z">
        <w:r w:rsidRPr="00753F1A" w:rsidDel="00F51017">
          <w:delText>Simulation</w:delText>
        </w:r>
      </w:del>
    </w:p>
    <w:p w14:paraId="21677902" w14:textId="05784439" w:rsidR="007E7B00" w:rsidRPr="00753F1A" w:rsidRDefault="00791750" w:rsidP="007E7B00">
      <w:pPr>
        <w:spacing w:after="160"/>
      </w:pPr>
      <w:r w:rsidRPr="00753F1A">
        <w:t xml:space="preserve">The simulation </w:t>
      </w:r>
      <w:r w:rsidR="004F407F" w:rsidRPr="00753F1A">
        <w:t>considers</w:t>
      </w:r>
      <w:r w:rsidRPr="00753F1A">
        <w:t xml:space="preserve"> a series of successful persuasion attempts targeting one network node at a time and has been already applied to diverse socio-political attitudes </w:t>
      </w:r>
      <w:r w:rsidRPr="00753F1A">
        <w:fldChar w:fldCharType="begin"/>
      </w:r>
      <w:r w:rsidR="00F800DA" w:rsidRPr="00753F1A">
        <w:instrText xml:space="preserve"> ADDIN ZOTERO_ITEM CSL_CITATION {"citationID":"1SyWzQ0n","properties":{"formattedCitation":"(Dalege, Borsboom, Harreveld, &amp; Maas, 2017; Schlicht-Schm\\uc0\\u228{}lzle et al., 2018)","plainCitation":"(Dalege, Borsboom, Harreveld, &amp; Maas, 2017; Schlicht-Schmälzle et al., 2018)","noteIndex":0},"citationItems":[{"id":1271,"uris":["http://zotero.org/groups/5379819/items/596QF49S"],"itemData":{"id":1271,"type":"article-journal","abstract":"In this article, we provide a brief tutorial on the estimation, analysis, and simulation on attitude networks using the programming language R. We first discuss what a network is and subsequently show how one can estimate a regularized network on typical attitude data. For this, we use open-access data on the attitudes toward Barack Obama during the 2012 American presidential election. Second, we show how one can calculate standard network measures such as community structure, centrality, and connectivity on this estimated attitude network. Third, we show how one can simulate from an estimated attitude network to derive predictions from attitude networks. By this, we highlight that network theory provides a framework for both testing and developing formalized hypotheses on attitudes and related core social psychological constructs.","container-title":"Social Psychological and Personality Science","DOI":"10.1177/1948550617709827","ISSN":"1948-5506","issue":"5","language":"en","page":"528–537","title":"Network Analysis on Attitudes: A Brief Tutorial","title-short":"Network Analysis on Attitudes","volume":"8","author":[{"family":"Dalege","given":"Jonas"},{"family":"Borsboom","given":"Denny"},{"family":"Harreveld","given":"Frenk","dropping-particle":"van"},{"family":"Maas","given":"Han L. J.","dropping-particle":"van der"}],"issued":{"date-parts":[["2017",7]]}}},{"id":1245,"uris":["http://zotero.org/groups/5373452/items/XMXPSA23"],"itemData":{"id":1245,"type":"article-journal","abstract":"How are evaluative reactions pertaining post-national citizenship identities interrelated and what are the potential mechanisms how post-national identities evolve? Previous efforts to operationalize and measure post-national citizenship identities leave it open how people’s stances on different issues are related and suffer from a variety of theoretical and methodological shortcomings regarding the nature of political attitudes and ideologies. A recently proposed approach conceptualizes ideologies as networks of causally connected evaluative reactions to individual issues. Individual evaluative reactions form the nodes in a network model, and these nodes can influence each other via linked edges, thereby giving rise to a dynamic thoughts system of networked political and identity-related views. To examine this system at large, we apply network analysis to data from the European Values Study. Specifically, we investigate 33 evaluative reactions regarding national and supra-national identity, diversity, global empathy, global environmentalism, immigration, and supra-national politics. The results reveal a strongly connected network of citizenship identity-related attitudes. A community analysis reveals larger clusters of strongly related evaluative reactions, which are connected via bridges and hub nodes. Centrality analysis identifies evaluative reactions that are strategically positioned in the network, and network simulations indicate that persuasion attempts targeted at such nodes have greater potential to influence the larger citizenship identity than changes of more peripheral attitude nodes. We lastly show that socio-demographic characteristics are not only associated with the overall level of post-national citizenship, but also with the network structure, suggesting that these structural differences can affect the network function as people develop national or post-national citizenship identities, or respond to external events. These results provide new insights into the structure of post-national identities and the mechanism how post-national identities might evolve. We end with a discussion of future opportunities to study networked attitudes in the context of civic and citizenship education.","container-title":"PLoS ONE","DOI":"10.1371/journal.pone.0208241","issue":"12","note":"PMID: 30507967\nPMCID: PMC6277102","page":"e0208241","title":"An attitude network analysis of post-national citizenship identities","volume":"13","author":[{"family":"Schlicht-Schmälzle","given":"Raphaela"},{"family":"Chykina","given":"Volha"},{"family":"Schmälzle","given":"Ralf"}],"issued":{"date-parts":[["2018"]]}}}],"schema":"https://github.com/citation-style-language/schema/raw/master/csl-citation.json"} </w:instrText>
      </w:r>
      <w:r w:rsidRPr="00753F1A">
        <w:fldChar w:fldCharType="separate"/>
      </w:r>
      <w:r w:rsidR="00F800DA" w:rsidRPr="00753F1A">
        <w:rPr>
          <w:kern w:val="0"/>
        </w:rPr>
        <w:t>(Dalege, Borsboom, Harreveld, &amp; Maas, 2017; Schlicht-Schmälzle et al., 2018)</w:t>
      </w:r>
      <w:r w:rsidRPr="00753F1A">
        <w:fldChar w:fldCharType="end"/>
      </w:r>
      <w:r w:rsidRPr="00753F1A">
        <w:t xml:space="preserve">. </w:t>
      </w:r>
      <w:r w:rsidR="00B32C4F" w:rsidRPr="00753F1A">
        <w:t xml:space="preserve">Manipulations are operationalized as an increase </w:t>
      </w:r>
      <w:r w:rsidR="005F4974" w:rsidRPr="00753F1A">
        <w:t>in</w:t>
      </w:r>
      <w:r w:rsidR="00B32C4F" w:rsidRPr="00753F1A">
        <w:t xml:space="preserve"> node thresholds (</w:t>
      </w:r>
      <w:r w:rsidR="00B32C4F" w:rsidRPr="00753F1A">
        <w:rPr>
          <w:rFonts w:ascii="Cambria Math" w:hAnsi="Cambria Math" w:cs="Cambria Math"/>
          <w:color w:val="202122"/>
          <w:highlight w:val="white"/>
        </w:rPr>
        <w:t>𝛕</w:t>
      </w:r>
      <w:r w:rsidR="00B32C4F" w:rsidRPr="00753F1A">
        <w:t xml:space="preserve">). </w:t>
      </w:r>
      <w:r w:rsidRPr="00753F1A">
        <w:t>The dependent variable of this simulation is the sum score of all evaluative reactions</w:t>
      </w:r>
      <w:r w:rsidR="00B32C4F" w:rsidRPr="00753F1A">
        <w:rPr>
          <w:rStyle w:val="FootnoteReference"/>
        </w:rPr>
        <w:footnoteReference w:id="5"/>
      </w:r>
      <w:r w:rsidRPr="00753F1A">
        <w:t xml:space="preserve">, measured before and after each manipulation. H4 is confirmed if changes </w:t>
      </w:r>
      <w:r w:rsidR="00E62E95" w:rsidRPr="00753F1A">
        <w:t xml:space="preserve">in the perception of </w:t>
      </w:r>
      <w:r w:rsidR="002B43B1">
        <w:t xml:space="preserve">large </w:t>
      </w:r>
      <w:r w:rsidR="00E62E95" w:rsidRPr="00753F1A">
        <w:t>income inequality and belief in progressive taxation</w:t>
      </w:r>
      <w:r w:rsidRPr="00753F1A">
        <w:t xml:space="preserve"> produce downstream effects. A downstream effect occurs when the change</w:t>
      </w:r>
      <w:r w:rsidR="005F4974" w:rsidRPr="00753F1A">
        <w:t xml:space="preserve"> in the state</w:t>
      </w:r>
      <w:r w:rsidRPr="00753F1A">
        <w:t xml:space="preserve"> of a given node reverberates into a state change of at least one</w:t>
      </w:r>
      <w:r w:rsidR="000E4FFB">
        <w:t xml:space="preserve"> other</w:t>
      </w:r>
      <w:r w:rsidRPr="00753F1A">
        <w:t xml:space="preserve"> </w:t>
      </w:r>
      <w:r w:rsidR="000E4FFB">
        <w:t>node within the network</w:t>
      </w:r>
      <w:r w:rsidRPr="00753F1A">
        <w:t>.</w:t>
      </w:r>
      <w:r w:rsidR="00E62E95" w:rsidRPr="00753F1A">
        <w:t xml:space="preserve"> </w:t>
      </w:r>
      <w:r w:rsidR="00B32C4F" w:rsidRPr="00753F1A">
        <w:t>The</w:t>
      </w:r>
      <w:r w:rsidR="007E7B00" w:rsidRPr="00753F1A">
        <w:t xml:space="preserve"> simulation </w:t>
      </w:r>
      <w:r w:rsidR="00B32C4F" w:rsidRPr="00753F1A">
        <w:t xml:space="preserve">starts </w:t>
      </w:r>
      <w:r w:rsidR="007E7B00" w:rsidRPr="00753F1A">
        <w:t xml:space="preserve">by creating </w:t>
      </w:r>
      <w:r w:rsidR="00B32C4F" w:rsidRPr="00753F1A">
        <w:t>23</w:t>
      </w:r>
      <w:r w:rsidR="007E7B00" w:rsidRPr="00753F1A">
        <w:t xml:space="preserve"> samples of 3000 individuals answering the </w:t>
      </w:r>
      <w:r w:rsidR="00B32C4F" w:rsidRPr="00753F1A">
        <w:t xml:space="preserve">22 </w:t>
      </w:r>
      <w:r w:rsidR="007E7B00" w:rsidRPr="00753F1A">
        <w:t xml:space="preserve">survey items in Table 1. Differences in the values of their responses are generated by differences </w:t>
      </w:r>
      <w:r w:rsidR="00B32C4F" w:rsidRPr="00753F1A">
        <w:t>set</w:t>
      </w:r>
      <w:r w:rsidR="007E7B00" w:rsidRPr="00753F1A">
        <w:t xml:space="preserve"> in the values of node thresholds. </w:t>
      </w:r>
      <w:r w:rsidR="00B32C4F" w:rsidRPr="00753F1A">
        <w:t>In the</w:t>
      </w:r>
      <w:r w:rsidR="007E7B00" w:rsidRPr="00753F1A">
        <w:t xml:space="preserve"> baseline </w:t>
      </w:r>
      <w:r w:rsidR="00B32C4F" w:rsidRPr="00753F1A">
        <w:t>condition,</w:t>
      </w:r>
      <w:r w:rsidR="007E7B00" w:rsidRPr="00753F1A">
        <w:t xml:space="preserve"> all nodes have a moderately negative threshold (-0.1)</w:t>
      </w:r>
      <w:r w:rsidR="00B32C4F" w:rsidRPr="00753F1A">
        <w:t>.</w:t>
      </w:r>
      <w:r w:rsidR="007E7B00" w:rsidRPr="00753F1A">
        <w:t xml:space="preserve"> </w:t>
      </w:r>
      <w:r w:rsidR="00B32C4F" w:rsidRPr="00753F1A">
        <w:t>The other 22 samples are built</w:t>
      </w:r>
      <w:r w:rsidR="007E7B00" w:rsidRPr="00753F1A">
        <w:t xml:space="preserve"> by setting the threshold of one node at a time to a high value (+1), while all others maintain their moderately negative threshold (-0.1)</w:t>
      </w:r>
      <w:r w:rsidR="005274BF" w:rsidRPr="00753F1A">
        <w:rPr>
          <w:rStyle w:val="FootnoteReference"/>
        </w:rPr>
        <w:footnoteReference w:id="6"/>
      </w:r>
      <w:r w:rsidR="007E7B00" w:rsidRPr="00753F1A">
        <w:t xml:space="preserve">. </w:t>
      </w:r>
      <w:r w:rsidR="00B32C4F" w:rsidRPr="00753F1A">
        <w:t>For each of these subsamples</w:t>
      </w:r>
      <w:r w:rsidR="007E7B00" w:rsidRPr="00753F1A">
        <w:t xml:space="preserve">, </w:t>
      </w:r>
      <w:r w:rsidR="00F96D4F" w:rsidRPr="00753F1A">
        <w:t>an</w:t>
      </w:r>
      <w:r w:rsidR="007E7B00" w:rsidRPr="00753F1A">
        <w:t xml:space="preserve"> attitude network</w:t>
      </w:r>
      <w:r w:rsidR="00B32C4F" w:rsidRPr="00753F1A">
        <w:t xml:space="preserve"> </w:t>
      </w:r>
      <w:r w:rsidR="00F96D4F" w:rsidRPr="00753F1A">
        <w:t>is</w:t>
      </w:r>
      <w:r w:rsidR="00B32C4F" w:rsidRPr="00753F1A">
        <w:t xml:space="preserve"> estimated,</w:t>
      </w:r>
      <w:r w:rsidR="007E7B00" w:rsidRPr="00753F1A">
        <w:t xml:space="preserve"> </w:t>
      </w:r>
      <w:r w:rsidR="00B32C4F" w:rsidRPr="00753F1A">
        <w:t>and the sum score is calculated</w:t>
      </w:r>
      <w:r w:rsidR="007E7B00" w:rsidRPr="00753F1A">
        <w:t xml:space="preserve">. Finally, </w:t>
      </w:r>
      <w:r w:rsidR="00F96D4F" w:rsidRPr="00753F1A">
        <w:t>sum scores are</w:t>
      </w:r>
      <w:r w:rsidR="007E7B00" w:rsidRPr="00753F1A">
        <w:t xml:space="preserve"> </w:t>
      </w:r>
      <w:r w:rsidR="00F96D4F" w:rsidRPr="00753F1A">
        <w:t>compared to</w:t>
      </w:r>
      <w:r w:rsidR="007E7B00" w:rsidRPr="00753F1A">
        <w:t xml:space="preserve"> understand whether manipulation attempts of the same strength are associated with changes </w:t>
      </w:r>
      <w:r w:rsidR="00F96D4F" w:rsidRPr="00753F1A">
        <w:t>of</w:t>
      </w:r>
      <w:r w:rsidR="007E7B00" w:rsidRPr="00753F1A">
        <w:t xml:space="preserve"> different </w:t>
      </w:r>
      <w:r w:rsidR="00F96D4F" w:rsidRPr="00753F1A">
        <w:t>magnitudes</w:t>
      </w:r>
      <w:r w:rsidR="007E7B00" w:rsidRPr="00753F1A">
        <w:t xml:space="preserve"> in the global network</w:t>
      </w:r>
      <w:r w:rsidR="00F96D4F" w:rsidRPr="00753F1A">
        <w:t xml:space="preserve"> structure</w:t>
      </w:r>
      <w:r w:rsidR="007E7B00" w:rsidRPr="00753F1A">
        <w:t xml:space="preserve">. </w:t>
      </w:r>
    </w:p>
    <w:p w14:paraId="7D97D6B7" w14:textId="77777777" w:rsidR="00CF178C" w:rsidRPr="00753F1A" w:rsidRDefault="00CF178C" w:rsidP="007E7B00"/>
    <w:p w14:paraId="019B0C21" w14:textId="20D57837" w:rsidR="00CF178C" w:rsidRPr="00753F1A" w:rsidRDefault="00CF178C" w:rsidP="007E7B00">
      <w:pPr>
        <w:pStyle w:val="Heading2"/>
      </w:pPr>
      <w:r w:rsidRPr="00753F1A">
        <w:t>4. Results</w:t>
      </w:r>
    </w:p>
    <w:p w14:paraId="48CB64BA" w14:textId="1CEF1B7B" w:rsidR="001B4CCF" w:rsidRPr="00753F1A" w:rsidRDefault="00246664" w:rsidP="007E7B00">
      <w:pPr>
        <w:pStyle w:val="Heading2"/>
      </w:pPr>
      <w:r w:rsidRPr="00753F1A">
        <w:t xml:space="preserve">4.1 Modelling </w:t>
      </w:r>
      <w:r w:rsidR="002A3252" w:rsidRPr="00753F1A">
        <w:t xml:space="preserve">the network of </w:t>
      </w:r>
      <w:r w:rsidRPr="00753F1A">
        <w:t xml:space="preserve">attitudes toward inequality </w:t>
      </w:r>
    </w:p>
    <w:p w14:paraId="264B0DC9" w14:textId="2C3FB1E7" w:rsidR="007E7B00" w:rsidRPr="00753F1A" w:rsidDel="003A4126" w:rsidRDefault="007E7B00" w:rsidP="007E7B00">
      <w:pPr>
        <w:pStyle w:val="Heading3"/>
        <w:rPr>
          <w:del w:id="126" w:author="Arturo Bertero" w:date="2024-04-23T16:50:00Z"/>
        </w:rPr>
      </w:pPr>
      <w:del w:id="127" w:author="Arturo Bertero" w:date="2024-04-23T16:50:00Z">
        <w:r w:rsidRPr="00753F1A" w:rsidDel="003A4126">
          <w:delText>Brief description of the levels of these attitudes</w:delText>
        </w:r>
      </w:del>
    </w:p>
    <w:p w14:paraId="5869375A" w14:textId="47FABE25" w:rsidR="00875CC6" w:rsidRPr="00753F1A" w:rsidRDefault="007E7B00" w:rsidP="007E7B00">
      <w:r w:rsidRPr="00753F1A">
        <w:t xml:space="preserve">Table </w:t>
      </w:r>
      <w:r w:rsidR="007B0DB1" w:rsidRPr="00753F1A">
        <w:t xml:space="preserve">1 of the </w:t>
      </w:r>
      <w:r w:rsidR="00D20168">
        <w:t>Supplemental Material</w:t>
      </w:r>
      <w:r w:rsidRPr="00753F1A">
        <w:t xml:space="preserve"> </w:t>
      </w:r>
      <w:r w:rsidR="00C74C39" w:rsidRPr="00753F1A">
        <w:t>provides</w:t>
      </w:r>
      <w:r w:rsidRPr="00753F1A">
        <w:t xml:space="preserve"> descriptives of the </w:t>
      </w:r>
      <w:r w:rsidR="007B0DB1" w:rsidRPr="00753F1A">
        <w:t>22 attitudes.</w:t>
      </w:r>
      <w:r w:rsidRPr="00753F1A">
        <w:t xml:space="preserve"> </w:t>
      </w:r>
      <w:r w:rsidR="007B0DB1" w:rsidRPr="00753F1A">
        <w:t xml:space="preserve">Overall, U.S. citizens perceive </w:t>
      </w:r>
      <w:r w:rsidR="00C74C39" w:rsidRPr="00753F1A">
        <w:t>large</w:t>
      </w:r>
      <w:r w:rsidR="007B0DB1" w:rsidRPr="00753F1A">
        <w:t xml:space="preserve"> disparities in economic resources, believe in a more egalitarian distribution</w:t>
      </w:r>
      <w:r w:rsidR="000A4037">
        <w:t>,</w:t>
      </w:r>
      <w:r w:rsidR="007B0DB1" w:rsidRPr="00753F1A">
        <w:t xml:space="preserve"> and judge existing inequalities as unfair. </w:t>
      </w:r>
      <w:r w:rsidR="00C74C39" w:rsidRPr="00753F1A">
        <w:t>In fact</w:t>
      </w:r>
      <w:r w:rsidR="007B0DB1" w:rsidRPr="00753F1A">
        <w:t xml:space="preserve">, </w:t>
      </w:r>
      <w:r w:rsidR="00875CC6" w:rsidRPr="00753F1A">
        <w:t>respondents perceive</w:t>
      </w:r>
      <w:r w:rsidRPr="00753F1A">
        <w:t xml:space="preserve"> </w:t>
      </w:r>
      <w:r w:rsidR="00875CC6" w:rsidRPr="00753F1A">
        <w:t xml:space="preserve">income inequality as very high, </w:t>
      </w:r>
      <w:r w:rsidR="00C74C39" w:rsidRPr="00753F1A">
        <w:t>the</w:t>
      </w:r>
      <w:r w:rsidR="00875CC6" w:rsidRPr="00753F1A">
        <w:t xml:space="preserve"> tax system </w:t>
      </w:r>
      <w:r w:rsidR="00C74C39" w:rsidRPr="00753F1A">
        <w:t>as</w:t>
      </w:r>
      <w:r w:rsidR="00875CC6" w:rsidRPr="00753F1A">
        <w:t xml:space="preserve"> too regressive</w:t>
      </w:r>
      <w:r w:rsidRPr="00753F1A">
        <w:t xml:space="preserve"> (</w:t>
      </w:r>
      <w:r w:rsidR="007B0DB1" w:rsidRPr="00753F1A">
        <w:t>x̄</w:t>
      </w:r>
      <w:r w:rsidR="007B0DB1" w:rsidRPr="00753F1A">
        <w:rPr>
          <w:i/>
          <w:vertAlign w:val="subscript"/>
        </w:rPr>
        <w:t>ineq_p</w:t>
      </w:r>
      <w:r w:rsidR="007B0DB1" w:rsidRPr="00753F1A">
        <w:rPr>
          <w:i/>
        </w:rPr>
        <w:t xml:space="preserve"> = </w:t>
      </w:r>
      <w:r w:rsidR="007B0DB1" w:rsidRPr="00753F1A">
        <w:rPr>
          <w:iCs/>
        </w:rPr>
        <w:t>4.09</w:t>
      </w:r>
      <w:r w:rsidR="00875CC6" w:rsidRPr="00753F1A">
        <w:rPr>
          <w:iCs/>
        </w:rPr>
        <w:t>8;</w:t>
      </w:r>
      <w:r w:rsidR="00875CC6" w:rsidRPr="00753F1A">
        <w:rPr>
          <w:i/>
        </w:rPr>
        <w:t xml:space="preserve"> </w:t>
      </w:r>
      <w:r w:rsidR="00875CC6" w:rsidRPr="00753F1A">
        <w:t>x̄</w:t>
      </w:r>
      <w:r w:rsidR="00875CC6" w:rsidRPr="00753F1A">
        <w:rPr>
          <w:i/>
          <w:vertAlign w:val="subscript"/>
        </w:rPr>
        <w:t>reg_p</w:t>
      </w:r>
      <w:r w:rsidR="00875CC6" w:rsidRPr="00753F1A">
        <w:rPr>
          <w:iCs/>
        </w:rPr>
        <w:t xml:space="preserve"> =</w:t>
      </w:r>
      <w:r w:rsidR="000E4FFB">
        <w:rPr>
          <w:iCs/>
        </w:rPr>
        <w:t xml:space="preserve"> </w:t>
      </w:r>
      <w:r w:rsidR="00875CC6" w:rsidRPr="00753F1A">
        <w:rPr>
          <w:iCs/>
        </w:rPr>
        <w:t>3.642</w:t>
      </w:r>
      <w:r w:rsidRPr="00753F1A">
        <w:t xml:space="preserve">), </w:t>
      </w:r>
      <w:r w:rsidR="00875CC6" w:rsidRPr="00753F1A">
        <w:t xml:space="preserve">and that the main factors </w:t>
      </w:r>
      <w:r w:rsidR="00C74C39" w:rsidRPr="00753F1A">
        <w:t>related to personal success</w:t>
      </w:r>
      <w:r w:rsidR="00875CC6" w:rsidRPr="00753F1A">
        <w:t xml:space="preserve"> are under individuals’ contro</w:t>
      </w:r>
      <w:r w:rsidR="000E4FFB">
        <w:t xml:space="preserve">l, as </w:t>
      </w:r>
      <w:r w:rsidR="00875CC6" w:rsidRPr="00753F1A">
        <w:t xml:space="preserve">the items </w:t>
      </w:r>
      <w:r w:rsidR="00875CC6" w:rsidRPr="00753F1A">
        <w:rPr>
          <w:i/>
          <w:iCs/>
        </w:rPr>
        <w:t>work</w:t>
      </w:r>
      <w:r w:rsidR="00875CC6" w:rsidRPr="00753F1A">
        <w:t xml:space="preserve"> and </w:t>
      </w:r>
      <w:r w:rsidR="00875CC6" w:rsidRPr="00753F1A">
        <w:rPr>
          <w:i/>
          <w:iCs/>
        </w:rPr>
        <w:t xml:space="preserve">edu </w:t>
      </w:r>
      <w:r w:rsidR="00C74C39" w:rsidRPr="00753F1A">
        <w:t>have</w:t>
      </w:r>
      <w:r w:rsidR="00875CC6" w:rsidRPr="00753F1A">
        <w:t xml:space="preserve"> the highest means among the </w:t>
      </w:r>
      <w:r w:rsidR="00544537">
        <w:t>explanations of inequality</w:t>
      </w:r>
      <w:r w:rsidR="000E4FFB">
        <w:t xml:space="preserve"> </w:t>
      </w:r>
      <w:r w:rsidR="000E4FFB" w:rsidRPr="00753F1A">
        <w:t>(x̄</w:t>
      </w:r>
      <w:r w:rsidR="000E4FFB">
        <w:rPr>
          <w:i/>
          <w:vertAlign w:val="subscript"/>
        </w:rPr>
        <w:t>work</w:t>
      </w:r>
      <w:r w:rsidR="000E4FFB" w:rsidRPr="00753F1A">
        <w:rPr>
          <w:i/>
        </w:rPr>
        <w:t xml:space="preserve"> = </w:t>
      </w:r>
      <w:r w:rsidR="000E4FFB" w:rsidRPr="000E4FFB">
        <w:rPr>
          <w:iCs/>
        </w:rPr>
        <w:t>4.342</w:t>
      </w:r>
      <w:r w:rsidR="000E4FFB" w:rsidRPr="00753F1A">
        <w:rPr>
          <w:iCs/>
        </w:rPr>
        <w:t>;</w:t>
      </w:r>
      <w:r w:rsidR="000E4FFB" w:rsidRPr="00753F1A">
        <w:rPr>
          <w:i/>
        </w:rPr>
        <w:t xml:space="preserve"> </w:t>
      </w:r>
      <w:r w:rsidR="000E4FFB" w:rsidRPr="00753F1A">
        <w:t>x̄</w:t>
      </w:r>
      <w:r w:rsidR="000E4FFB" w:rsidRPr="000E4FFB">
        <w:rPr>
          <w:i/>
          <w:vertAlign w:val="subscript"/>
        </w:rPr>
        <w:t>edu</w:t>
      </w:r>
      <w:r w:rsidR="000E4FFB" w:rsidRPr="00753F1A">
        <w:rPr>
          <w:iCs/>
        </w:rPr>
        <w:t xml:space="preserve"> =</w:t>
      </w:r>
      <w:r w:rsidR="000E4FFB">
        <w:rPr>
          <w:iCs/>
        </w:rPr>
        <w:t xml:space="preserve"> </w:t>
      </w:r>
      <w:r w:rsidR="000E4FFB" w:rsidRPr="000E4FFB">
        <w:rPr>
          <w:iCs/>
        </w:rPr>
        <w:t>4.131</w:t>
      </w:r>
      <w:r w:rsidR="000E4FFB" w:rsidRPr="00753F1A">
        <w:t>)</w:t>
      </w:r>
      <w:r w:rsidR="000E4FFB" w:rsidRPr="00753F1A">
        <w:rPr>
          <w:iCs/>
        </w:rPr>
        <w:t>.</w:t>
      </w:r>
      <w:r w:rsidR="00875CC6" w:rsidRPr="00753F1A">
        <w:t xml:space="preserve"> The sample firmly believes in progressive taxation (x̄</w:t>
      </w:r>
      <w:r w:rsidR="00875CC6" w:rsidRPr="00753F1A">
        <w:rPr>
          <w:i/>
          <w:vertAlign w:val="subscript"/>
        </w:rPr>
        <w:t>prog_b</w:t>
      </w:r>
      <w:r w:rsidR="00875CC6" w:rsidRPr="00753F1A">
        <w:rPr>
          <w:i/>
        </w:rPr>
        <w:t xml:space="preserve"> = </w:t>
      </w:r>
      <w:r w:rsidR="00875CC6" w:rsidRPr="00753F1A">
        <w:rPr>
          <w:iCs/>
        </w:rPr>
        <w:t>4.035) and think</w:t>
      </w:r>
      <w:r w:rsidR="00856C6D" w:rsidRPr="00753F1A">
        <w:rPr>
          <w:iCs/>
        </w:rPr>
        <w:t>s</w:t>
      </w:r>
      <w:r w:rsidR="00875CC6" w:rsidRPr="00753F1A">
        <w:rPr>
          <w:iCs/>
        </w:rPr>
        <w:t xml:space="preserve"> </w:t>
      </w:r>
      <w:r w:rsidR="00856C6D" w:rsidRPr="00753F1A">
        <w:rPr>
          <w:iCs/>
        </w:rPr>
        <w:t xml:space="preserve">both private corporations and public actors should </w:t>
      </w:r>
      <w:r w:rsidR="00C74C39" w:rsidRPr="00753F1A">
        <w:rPr>
          <w:iCs/>
        </w:rPr>
        <w:t>implement</w:t>
      </w:r>
      <w:r w:rsidR="00856C6D" w:rsidRPr="00753F1A">
        <w:rPr>
          <w:iCs/>
        </w:rPr>
        <w:t xml:space="preserve"> policies to reduce income</w:t>
      </w:r>
      <w:r w:rsidR="00C74C39" w:rsidRPr="00753F1A">
        <w:rPr>
          <w:iCs/>
        </w:rPr>
        <w:t xml:space="preserve"> differences</w:t>
      </w:r>
      <w:r w:rsidR="000E4FFB">
        <w:rPr>
          <w:iCs/>
        </w:rPr>
        <w:t xml:space="preserve"> </w:t>
      </w:r>
      <w:r w:rsidR="000E4FFB" w:rsidRPr="00753F1A">
        <w:t>(x̄</w:t>
      </w:r>
      <w:r w:rsidR="000E4FFB" w:rsidRPr="000E4FFB">
        <w:rPr>
          <w:i/>
          <w:vertAlign w:val="subscript"/>
        </w:rPr>
        <w:t>redis_m</w:t>
      </w:r>
      <w:r w:rsidR="000E4FFB" w:rsidRPr="00753F1A">
        <w:rPr>
          <w:i/>
        </w:rPr>
        <w:t xml:space="preserve"> = </w:t>
      </w:r>
      <w:r w:rsidR="000E4FFB" w:rsidRPr="000E4FFB">
        <w:rPr>
          <w:iCs/>
        </w:rPr>
        <w:t>3.641</w:t>
      </w:r>
      <w:r w:rsidR="000E4FFB" w:rsidRPr="00753F1A">
        <w:rPr>
          <w:iCs/>
        </w:rPr>
        <w:t>;</w:t>
      </w:r>
      <w:r w:rsidR="000E4FFB" w:rsidRPr="00753F1A">
        <w:rPr>
          <w:i/>
        </w:rPr>
        <w:t xml:space="preserve"> </w:t>
      </w:r>
      <w:r w:rsidR="000E4FFB" w:rsidRPr="00753F1A">
        <w:t>x̄</w:t>
      </w:r>
      <w:r w:rsidR="000E4FFB" w:rsidRPr="000E4FFB">
        <w:rPr>
          <w:i/>
          <w:vertAlign w:val="subscript"/>
        </w:rPr>
        <w:t>redis_</w:t>
      </w:r>
      <w:r w:rsidR="000E4FFB">
        <w:rPr>
          <w:i/>
          <w:vertAlign w:val="subscript"/>
        </w:rPr>
        <w:t>p</w:t>
      </w:r>
      <w:r w:rsidR="000E4FFB" w:rsidRPr="00753F1A">
        <w:rPr>
          <w:iCs/>
        </w:rPr>
        <w:t xml:space="preserve"> =</w:t>
      </w:r>
      <w:r w:rsidR="000E4FFB">
        <w:rPr>
          <w:iCs/>
        </w:rPr>
        <w:t xml:space="preserve"> </w:t>
      </w:r>
      <w:r w:rsidR="000E4FFB" w:rsidRPr="000E4FFB">
        <w:rPr>
          <w:iCs/>
        </w:rPr>
        <w:t>3.272</w:t>
      </w:r>
      <w:r w:rsidR="000E4FFB" w:rsidRPr="00753F1A">
        <w:t>)</w:t>
      </w:r>
      <w:r w:rsidR="00856C6D" w:rsidRPr="00753F1A">
        <w:rPr>
          <w:iCs/>
        </w:rPr>
        <w:t xml:space="preserve">. Regarding </w:t>
      </w:r>
      <w:r w:rsidR="00C74C39" w:rsidRPr="00753F1A">
        <w:rPr>
          <w:iCs/>
        </w:rPr>
        <w:t>the principles of wage allocation</w:t>
      </w:r>
      <w:r w:rsidR="00856C6D" w:rsidRPr="00753F1A">
        <w:rPr>
          <w:iCs/>
        </w:rPr>
        <w:t xml:space="preserve">, respondents believe merit should be the most important </w:t>
      </w:r>
      <w:r w:rsidR="00C74C39" w:rsidRPr="00753F1A">
        <w:rPr>
          <w:iCs/>
        </w:rPr>
        <w:t>regulating factor</w:t>
      </w:r>
      <w:r w:rsidR="00856C6D" w:rsidRPr="00753F1A">
        <w:rPr>
          <w:iCs/>
        </w:rPr>
        <w:t xml:space="preserve"> (</w:t>
      </w:r>
      <w:r w:rsidR="00856C6D" w:rsidRPr="00753F1A">
        <w:t>x̄</w:t>
      </w:r>
      <w:r w:rsidR="00856C6D" w:rsidRPr="00753F1A">
        <w:rPr>
          <w:i/>
          <w:vertAlign w:val="subscript"/>
        </w:rPr>
        <w:t>merit</w:t>
      </w:r>
      <w:r w:rsidR="00856C6D" w:rsidRPr="00753F1A">
        <w:rPr>
          <w:i/>
        </w:rPr>
        <w:t xml:space="preserve"> = </w:t>
      </w:r>
      <w:r w:rsidR="00856C6D" w:rsidRPr="00753F1A">
        <w:rPr>
          <w:iCs/>
        </w:rPr>
        <w:t>4.327). Coherently, the Northern American public expresses critical judgments of existing inequalities and considers political actors disinterested (</w:t>
      </w:r>
      <w:r w:rsidR="00856C6D" w:rsidRPr="00753F1A">
        <w:t>x̄</w:t>
      </w:r>
      <w:r w:rsidR="00856C6D" w:rsidRPr="00753F1A">
        <w:rPr>
          <w:i/>
          <w:vertAlign w:val="subscript"/>
        </w:rPr>
        <w:t>redis_d</w:t>
      </w:r>
      <w:r w:rsidR="00856C6D" w:rsidRPr="00753F1A">
        <w:rPr>
          <w:i/>
        </w:rPr>
        <w:t xml:space="preserve"> = </w:t>
      </w:r>
      <w:r w:rsidR="00856C6D" w:rsidRPr="00753F1A">
        <w:rPr>
          <w:iCs/>
        </w:rPr>
        <w:t xml:space="preserve">3.997), and not capable </w:t>
      </w:r>
      <w:r w:rsidR="00C74C39" w:rsidRPr="00753F1A">
        <w:rPr>
          <w:iCs/>
        </w:rPr>
        <w:t>(</w:t>
      </w:r>
      <w:r w:rsidR="00C74C39" w:rsidRPr="00753F1A">
        <w:t>x̄</w:t>
      </w:r>
      <w:r w:rsidR="00C74C39" w:rsidRPr="00753F1A">
        <w:rPr>
          <w:i/>
          <w:vertAlign w:val="subscript"/>
        </w:rPr>
        <w:t>redis_f</w:t>
      </w:r>
      <w:r w:rsidR="00C74C39" w:rsidRPr="00753F1A">
        <w:rPr>
          <w:i/>
        </w:rPr>
        <w:t xml:space="preserve"> = </w:t>
      </w:r>
      <w:r w:rsidR="00C74C39" w:rsidRPr="00753F1A">
        <w:rPr>
          <w:iCs/>
        </w:rPr>
        <w:t xml:space="preserve">3.982) </w:t>
      </w:r>
      <w:r w:rsidR="00856C6D" w:rsidRPr="00753F1A">
        <w:rPr>
          <w:iCs/>
        </w:rPr>
        <w:t xml:space="preserve">of impacting them adequately.   </w:t>
      </w:r>
    </w:p>
    <w:p w14:paraId="3A4D6F0B" w14:textId="77777777" w:rsidR="00246664" w:rsidRPr="00753F1A" w:rsidRDefault="00246664" w:rsidP="007E7B00"/>
    <w:p w14:paraId="5582AC68" w14:textId="3F705A79" w:rsidR="002D6F4E" w:rsidRDefault="002D6F4E" w:rsidP="007E7B00">
      <w:pPr>
        <w:rPr>
          <w:b/>
          <w:bCs/>
        </w:rPr>
      </w:pPr>
      <w:r>
        <w:rPr>
          <w:b/>
          <w:bCs/>
        </w:rPr>
        <w:br w:type="page"/>
      </w:r>
    </w:p>
    <w:p w14:paraId="6CF3CCB0" w14:textId="18A86712" w:rsidR="001C6D60" w:rsidRPr="00753F1A" w:rsidRDefault="00654A75" w:rsidP="004350C3">
      <w:pPr>
        <w:jc w:val="center"/>
      </w:pPr>
      <w:r w:rsidRPr="00753F1A">
        <w:lastRenderedPageBreak/>
        <w:t xml:space="preserve">Figure 1: </w:t>
      </w:r>
      <w:r w:rsidR="007C35A8" w:rsidRPr="007C35A8">
        <w:t xml:space="preserve">Mixed Graphical Model </w:t>
      </w:r>
      <w:r w:rsidR="007C35A8">
        <w:t>- N</w:t>
      </w:r>
      <w:r w:rsidR="004350C3" w:rsidRPr="00753F1A">
        <w:t>etwork of</w:t>
      </w:r>
      <w:r w:rsidRPr="00753F1A">
        <w:t xml:space="preserve"> </w:t>
      </w:r>
      <w:r w:rsidR="000A4037">
        <w:t>Attitudes Toward I</w:t>
      </w:r>
      <w:r w:rsidRPr="00753F1A">
        <w:t>nequality</w:t>
      </w:r>
    </w:p>
    <w:p w14:paraId="38C2C215" w14:textId="21A2CE92" w:rsidR="00654A75" w:rsidRPr="00753F1A" w:rsidRDefault="00654A75" w:rsidP="007E7B00">
      <w:r w:rsidRPr="00753F1A">
        <w:rPr>
          <w:noProof/>
        </w:rPr>
        <w:drawing>
          <wp:inline distT="0" distB="0" distL="0" distR="0" wp14:anchorId="4CA84C5B" wp14:editId="4AA62EF8">
            <wp:extent cx="5731192" cy="3820795"/>
            <wp:effectExtent l="0" t="0" r="0" b="1905"/>
            <wp:docPr id="1429474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474730"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192" cy="3820795"/>
                    </a:xfrm>
                    <a:prstGeom prst="rect">
                      <a:avLst/>
                    </a:prstGeom>
                  </pic:spPr>
                </pic:pic>
              </a:graphicData>
            </a:graphic>
          </wp:inline>
        </w:drawing>
      </w:r>
    </w:p>
    <w:p w14:paraId="6AC21FE0" w14:textId="711D00CC" w:rsidR="00E441B3" w:rsidRPr="00753F1A" w:rsidRDefault="00E441B3" w:rsidP="007E7B00">
      <w:pPr>
        <w:rPr>
          <w:sz w:val="20"/>
          <w:szCs w:val="20"/>
        </w:rPr>
      </w:pPr>
      <w:r w:rsidRPr="00753F1A">
        <w:rPr>
          <w:i/>
          <w:iCs/>
          <w:sz w:val="20"/>
          <w:szCs w:val="20"/>
        </w:rPr>
        <w:t>Caption:</w:t>
      </w:r>
      <w:r w:rsidRPr="00753F1A">
        <w:rPr>
          <w:sz w:val="20"/>
          <w:szCs w:val="20"/>
        </w:rPr>
        <w:t xml:space="preserve"> the network of attitudes </w:t>
      </w:r>
      <w:r w:rsidR="00E62E95" w:rsidRPr="00753F1A">
        <w:rPr>
          <w:sz w:val="20"/>
          <w:szCs w:val="20"/>
        </w:rPr>
        <w:t>toward</w:t>
      </w:r>
      <w:r w:rsidRPr="00753F1A">
        <w:rPr>
          <w:sz w:val="20"/>
          <w:szCs w:val="20"/>
        </w:rPr>
        <w:t xml:space="preserve"> inequality. Variables are represented as nodes, which are connected by weighted and signed edges. </w:t>
      </w:r>
      <w:r w:rsidR="004350C3" w:rsidRPr="00753F1A">
        <w:rPr>
          <w:sz w:val="20"/>
          <w:szCs w:val="20"/>
        </w:rPr>
        <w:t xml:space="preserve">Nodes are colored according to their theoretical classification in perceptions, beliefs, and judgments about inequality. The circular shape around each node plots the partition of its variance that </w:t>
      </w:r>
      <w:del w:id="128" w:author="Arturo Bertero" w:date="2024-04-23T21:35:00Z">
        <w:r w:rsidR="004350C3" w:rsidRPr="00753F1A" w:rsidDel="008515B6">
          <w:rPr>
            <w:sz w:val="20"/>
            <w:szCs w:val="20"/>
          </w:rPr>
          <w:delText xml:space="preserve">was </w:delText>
        </w:r>
      </w:del>
      <w:ins w:id="129" w:author="Arturo Bertero" w:date="2024-04-23T21:35:00Z">
        <w:r w:rsidR="008515B6">
          <w:rPr>
            <w:sz w:val="20"/>
            <w:szCs w:val="20"/>
          </w:rPr>
          <w:t>is</w:t>
        </w:r>
        <w:r w:rsidR="008515B6" w:rsidRPr="00753F1A">
          <w:rPr>
            <w:sz w:val="20"/>
            <w:szCs w:val="20"/>
          </w:rPr>
          <w:t xml:space="preserve"> </w:t>
        </w:r>
      </w:ins>
      <w:r w:rsidR="004350C3" w:rsidRPr="00753F1A">
        <w:rPr>
          <w:sz w:val="20"/>
          <w:szCs w:val="20"/>
        </w:rPr>
        <w:t>explained by the model. T</w:t>
      </w:r>
      <w:r w:rsidRPr="00753F1A">
        <w:rPr>
          <w:sz w:val="20"/>
          <w:szCs w:val="20"/>
        </w:rPr>
        <w:t xml:space="preserve">ies are indicative of the unique variance shared between each </w:t>
      </w:r>
      <w:r w:rsidR="004350C3" w:rsidRPr="00753F1A">
        <w:rPr>
          <w:sz w:val="20"/>
          <w:szCs w:val="20"/>
        </w:rPr>
        <w:t xml:space="preserve">item pair. Their width is proportional to the strength of the corresponding associations. Blue edges represent positive linear influences, red negative ones. </w:t>
      </w:r>
    </w:p>
    <w:p w14:paraId="18DFBD56" w14:textId="77777777" w:rsidR="00654A75" w:rsidRPr="00753F1A" w:rsidRDefault="00654A75" w:rsidP="007E7B00"/>
    <w:p w14:paraId="1E4F0CB0" w14:textId="3B18C7D2" w:rsidR="00E0663C" w:rsidRPr="00753F1A" w:rsidDel="008515B6" w:rsidRDefault="00E0663C" w:rsidP="00E0663C">
      <w:pPr>
        <w:pStyle w:val="Heading3"/>
        <w:rPr>
          <w:del w:id="130" w:author="Arturo Bertero" w:date="2024-04-23T21:35:00Z"/>
        </w:rPr>
      </w:pPr>
      <w:del w:id="131" w:author="Arturo Bertero" w:date="2024-04-23T21:35:00Z">
        <w:r w:rsidRPr="00753F1A" w:rsidDel="008515B6">
          <w:delText>Description of mgm</w:delText>
        </w:r>
      </w:del>
    </w:p>
    <w:p w14:paraId="63A5094E" w14:textId="77777777" w:rsidR="00E0663C" w:rsidRPr="00753F1A" w:rsidRDefault="00E0663C" w:rsidP="00FC3AB0"/>
    <w:p w14:paraId="3C258645" w14:textId="0BAD6093" w:rsidR="00544537" w:rsidRDefault="00856C6D" w:rsidP="00FC3AB0">
      <w:r w:rsidRPr="00753F1A">
        <w:t xml:space="preserve">Figure 1 shows the network of attitudes </w:t>
      </w:r>
      <w:r w:rsidR="00E62E95" w:rsidRPr="00753F1A">
        <w:t>toward</w:t>
      </w:r>
      <w:r w:rsidRPr="00753F1A">
        <w:t xml:space="preserve"> inequality in the U.S</w:t>
      </w:r>
      <w:r w:rsidR="00615EBC" w:rsidRPr="00753F1A">
        <w:t xml:space="preserve">. Nodes </w:t>
      </w:r>
      <w:r w:rsidR="00C74C39" w:rsidRPr="00753F1A">
        <w:t xml:space="preserve">of the mgm </w:t>
      </w:r>
      <w:r w:rsidR="00615EBC" w:rsidRPr="00753F1A">
        <w:t>represent the 22 perceptions, beliefs, and judgments, and are colored according to membership to these categories. Edges are indicative of the unique variance shared between each item pair and are interp</w:t>
      </w:r>
      <w:r w:rsidR="00174B79" w:rsidRPr="00753F1A">
        <w:t>r</w:t>
      </w:r>
      <w:r w:rsidR="00615EBC" w:rsidRPr="00753F1A">
        <w:t>etable as partial correlation</w:t>
      </w:r>
      <w:r w:rsidR="00C74C39" w:rsidRPr="00753F1A">
        <w:t xml:space="preserve"> or regression</w:t>
      </w:r>
      <w:r w:rsidR="00615EBC" w:rsidRPr="00753F1A">
        <w:t xml:space="preserve"> coefficients. The network </w:t>
      </w:r>
      <w:r w:rsidR="00FD561B" w:rsidRPr="00753F1A">
        <w:t>is visualized with a force-directed layout</w:t>
      </w:r>
      <w:r w:rsidR="00FC3AB0" w:rsidRPr="00753F1A">
        <w:t xml:space="preserve"> </w:t>
      </w:r>
      <w:r w:rsidR="00FC3AB0" w:rsidRPr="00753F1A">
        <w:fldChar w:fldCharType="begin"/>
      </w:r>
      <w:r w:rsidR="00FC3AB0" w:rsidRPr="00753F1A">
        <w:instrText xml:space="preserve"> ADDIN ZOTERO_ITEM CSL_CITATION {"citationID":"x3d1MFmx","properties":{"formattedCitation":"(Fruchterman &amp; Reingold, 1991)","plainCitation":"(Fruchterman &amp; Reingold, 1991)","noteIndex":0},"citationItems":[{"id":1082,"uris":["http://zotero.org/users/10425122/items/C3EK8F8S"],"itemData":{"id":1082,"type":"article-journal","abstract":"Abstract\n            We present a modification of the spring‐embedder model of Eades [Congressus Numerantium, 42, 149–160, (1984)] for drawing undirected graphs with straight edges. Our heuristic strives for uniform edge lengths, and we develop it in analogy to forces in natural systems, for a simple, elegant, conceptually‐intuitive, and efficient algorithm.","container-title":"Software: Practice and Experience","DOI":"10.1002/spe.4380211102","ISSN":"0038-0644, 1097-024X","issue":"11","journalAbbreviation":"Softw Pract Exp","language":"en","page":"1129-1164","source":"DOI.org (Crossref)","title":"Graph drawing by force‐directed placement","volume":"21","author":[{"family":"Fruchterman","given":"Thomas M. J."},{"family":"Reingold","given":"Edward M."}],"issued":{"date-parts":[["1991",11]]}}}],"schema":"https://github.com/citation-style-language/schema/raw/master/csl-citation.json"} </w:instrText>
      </w:r>
      <w:r w:rsidR="00FC3AB0" w:rsidRPr="00753F1A">
        <w:fldChar w:fldCharType="separate"/>
      </w:r>
      <w:r w:rsidR="00FC3AB0" w:rsidRPr="00753F1A">
        <w:rPr>
          <w:noProof/>
        </w:rPr>
        <w:t>(Fruchterman &amp; Reingold, 1991)</w:t>
      </w:r>
      <w:r w:rsidR="00FC3AB0" w:rsidRPr="00753F1A">
        <w:fldChar w:fldCharType="end"/>
      </w:r>
      <w:r w:rsidR="00FC3AB0" w:rsidRPr="00753F1A">
        <w:t xml:space="preserve">, with blue (red) weighted edges indicating positive (negative) associations, and circular shapes around each attitude displaying the portion of its explained variance. </w:t>
      </w:r>
      <w:r w:rsidR="00C74C39" w:rsidRPr="00753F1A">
        <w:t>A</w:t>
      </w:r>
      <w:r w:rsidR="00FC3AB0" w:rsidRPr="00753F1A">
        <w:t xml:space="preserve">ttitudes </w:t>
      </w:r>
      <w:r w:rsidR="00E62E95" w:rsidRPr="00753F1A">
        <w:t>toward</w:t>
      </w:r>
      <w:r w:rsidR="00FC3AB0" w:rsidRPr="00753F1A">
        <w:t xml:space="preserve"> inequality are integrated in</w:t>
      </w:r>
      <w:r w:rsidR="002253E9" w:rsidRPr="00753F1A">
        <w:t>to</w:t>
      </w:r>
      <w:r w:rsidR="00FC3AB0" w:rsidRPr="00753F1A">
        <w:t xml:space="preserve"> a single belief system in the U.S., as the network </w:t>
      </w:r>
      <w:r w:rsidR="00C74C39" w:rsidRPr="00753F1A">
        <w:t>shows</w:t>
      </w:r>
      <w:r w:rsidR="00FC3AB0" w:rsidRPr="00753F1A">
        <w:t xml:space="preserve"> a single component. This means U.S. citizens </w:t>
      </w:r>
      <w:r w:rsidR="00174B79" w:rsidRPr="00753F1A">
        <w:t>can organize</w:t>
      </w:r>
      <w:r w:rsidR="00FC3AB0" w:rsidRPr="00753F1A">
        <w:t xml:space="preserve"> their beliefs about </w:t>
      </w:r>
      <w:r w:rsidR="00B51C46">
        <w:t>inequality, taxation, redistribution, and wages</w:t>
      </w:r>
      <w:r w:rsidR="00FC3AB0" w:rsidRPr="00753F1A">
        <w:t xml:space="preserve"> in a single mental structure. The strongest </w:t>
      </w:r>
      <w:r w:rsidR="00B51C46">
        <w:t xml:space="preserve">positive </w:t>
      </w:r>
      <w:r w:rsidR="00FC3AB0" w:rsidRPr="00753F1A">
        <w:t xml:space="preserve">associations in the model are those between </w:t>
      </w:r>
      <w:r w:rsidR="00291993" w:rsidRPr="00753F1A">
        <w:rPr>
          <w:i/>
          <w:iCs/>
        </w:rPr>
        <w:t xml:space="preserve">race </w:t>
      </w:r>
      <w:r w:rsidR="00291993" w:rsidRPr="00753F1A">
        <w:t xml:space="preserve">and </w:t>
      </w:r>
      <w:r w:rsidR="00291993" w:rsidRPr="00753F1A">
        <w:rPr>
          <w:i/>
          <w:iCs/>
        </w:rPr>
        <w:t>sex</w:t>
      </w:r>
      <w:r w:rsidR="00AE4A4F" w:rsidRPr="00753F1A">
        <w:t xml:space="preserve">, </w:t>
      </w:r>
      <w:r w:rsidR="00AE4A4F" w:rsidRPr="00753F1A">
        <w:rPr>
          <w:i/>
          <w:iCs/>
        </w:rPr>
        <w:t>people</w:t>
      </w:r>
      <w:r w:rsidR="00AE4A4F" w:rsidRPr="00753F1A">
        <w:t xml:space="preserve"> and </w:t>
      </w:r>
      <w:r w:rsidR="00AE4A4F" w:rsidRPr="00753F1A">
        <w:rPr>
          <w:i/>
          <w:iCs/>
        </w:rPr>
        <w:t>connec</w:t>
      </w:r>
      <w:r w:rsidR="00AE4A4F" w:rsidRPr="00753F1A">
        <w:t xml:space="preserve">, and </w:t>
      </w:r>
      <w:r w:rsidR="00AE4A4F" w:rsidRPr="00753F1A">
        <w:rPr>
          <w:i/>
          <w:iCs/>
        </w:rPr>
        <w:t>ineq_p</w:t>
      </w:r>
      <w:r w:rsidR="00AE4A4F" w:rsidRPr="00753F1A">
        <w:t xml:space="preserve"> and </w:t>
      </w:r>
      <w:r w:rsidR="00AE4A4F" w:rsidRPr="00753F1A">
        <w:rPr>
          <w:i/>
          <w:iCs/>
        </w:rPr>
        <w:t>redis_p</w:t>
      </w:r>
      <w:r w:rsidR="00AE4A4F" w:rsidRPr="00753F1A">
        <w:t xml:space="preserve">. </w:t>
      </w:r>
      <w:r w:rsidR="004E34BB" w:rsidRPr="00753F1A">
        <w:t xml:space="preserve">The strongest negative associations in the network are those between </w:t>
      </w:r>
      <w:r w:rsidR="004E34BB" w:rsidRPr="00753F1A">
        <w:rPr>
          <w:i/>
          <w:iCs/>
        </w:rPr>
        <w:t>work</w:t>
      </w:r>
      <w:r w:rsidR="004E34BB" w:rsidRPr="00753F1A">
        <w:t xml:space="preserve"> and </w:t>
      </w:r>
      <w:r w:rsidR="004E34BB" w:rsidRPr="00753F1A">
        <w:rPr>
          <w:i/>
          <w:iCs/>
        </w:rPr>
        <w:t>bribes</w:t>
      </w:r>
      <w:r w:rsidR="004E34BB" w:rsidRPr="00753F1A">
        <w:t xml:space="preserve">, </w:t>
      </w:r>
      <w:r w:rsidR="004E34BB" w:rsidRPr="00753F1A">
        <w:rPr>
          <w:i/>
          <w:iCs/>
        </w:rPr>
        <w:t xml:space="preserve">redis_p </w:t>
      </w:r>
      <w:r w:rsidR="004E34BB" w:rsidRPr="00753F1A">
        <w:t>and</w:t>
      </w:r>
      <w:r w:rsidR="004E34BB" w:rsidRPr="00753F1A">
        <w:rPr>
          <w:i/>
          <w:iCs/>
        </w:rPr>
        <w:t xml:space="preserve"> resp</w:t>
      </w:r>
      <w:r w:rsidR="004E34BB" w:rsidRPr="00753F1A">
        <w:t xml:space="preserve">, and between </w:t>
      </w:r>
      <w:r w:rsidR="004E34BB" w:rsidRPr="00753F1A">
        <w:rPr>
          <w:i/>
          <w:iCs/>
        </w:rPr>
        <w:t xml:space="preserve">family </w:t>
      </w:r>
      <w:r w:rsidR="004E34BB" w:rsidRPr="00753F1A">
        <w:t>and</w:t>
      </w:r>
      <w:r w:rsidR="004E34BB" w:rsidRPr="00753F1A">
        <w:rPr>
          <w:i/>
          <w:iCs/>
        </w:rPr>
        <w:t xml:space="preserve"> work</w:t>
      </w:r>
      <w:r w:rsidR="004E34BB" w:rsidRPr="00753F1A">
        <w:t xml:space="preserve">. Indeed, there </w:t>
      </w:r>
      <w:r w:rsidR="00A10C81" w:rsidRPr="00753F1A">
        <w:t>are</w:t>
      </w:r>
      <w:r w:rsidR="004E34BB" w:rsidRPr="00753F1A">
        <w:t xml:space="preserve"> strong and positive partial correlation</w:t>
      </w:r>
      <w:r w:rsidR="00A10C81" w:rsidRPr="00753F1A">
        <w:t>s</w:t>
      </w:r>
      <w:r w:rsidR="004E34BB" w:rsidRPr="00753F1A">
        <w:t xml:space="preserve"> between perc</w:t>
      </w:r>
      <w:r w:rsidR="00A10C81" w:rsidRPr="00753F1A">
        <w:t>ei</w:t>
      </w:r>
      <w:r w:rsidR="004E34BB" w:rsidRPr="00753F1A">
        <w:t xml:space="preserve">ving </w:t>
      </w:r>
      <w:r w:rsidR="00A10C81" w:rsidRPr="00753F1A">
        <w:t xml:space="preserve">individuals’ </w:t>
      </w:r>
      <w:r w:rsidR="004E34BB" w:rsidRPr="00753F1A">
        <w:t>race and sex</w:t>
      </w:r>
      <w:r w:rsidR="00A10C81" w:rsidRPr="00753F1A">
        <w:t xml:space="preserve"> (bootstrapped</w:t>
      </w:r>
      <w:r w:rsidR="001119FC" w:rsidRPr="00753F1A">
        <w:rPr>
          <w:rStyle w:val="FootnoteReference"/>
        </w:rPr>
        <w:footnoteReference w:id="7"/>
      </w:r>
      <w:r w:rsidR="00A10C81" w:rsidRPr="00753F1A">
        <w:t xml:space="preserve"> x̄</w:t>
      </w:r>
      <w:r w:rsidR="00A10C81" w:rsidRPr="00753F1A">
        <w:rPr>
          <w:i/>
          <w:iCs/>
          <w:vertAlign w:val="subscript"/>
        </w:rPr>
        <w:t>race-sex</w:t>
      </w:r>
      <w:r w:rsidR="00A10C81" w:rsidRPr="00753F1A">
        <w:t xml:space="preserve"> = 0.359; bootstrapped </w:t>
      </w:r>
      <w:r w:rsidR="00544537">
        <w:t>CI =</w:t>
      </w:r>
      <w:r w:rsidR="00A10C81" w:rsidRPr="00753F1A">
        <w:t xml:space="preserve"> 0.302</w:t>
      </w:r>
      <w:r w:rsidR="00544537">
        <w:t>,</w:t>
      </w:r>
      <w:r w:rsidR="00A10C81" w:rsidRPr="00753F1A">
        <w:t xml:space="preserve"> – 0.423</w:t>
      </w:r>
      <w:r w:rsidR="00C74C39" w:rsidRPr="00753F1A">
        <w:t>) and</w:t>
      </w:r>
      <w:r w:rsidR="00A10C81" w:rsidRPr="00753F1A">
        <w:t xml:space="preserve"> knowing the right people and having political connections (x̄</w:t>
      </w:r>
      <w:r w:rsidR="00A10C81" w:rsidRPr="00753F1A">
        <w:rPr>
          <w:i/>
          <w:iCs/>
          <w:vertAlign w:val="subscript"/>
        </w:rPr>
        <w:t>people-connec</w:t>
      </w:r>
      <w:r w:rsidR="00A10C81" w:rsidRPr="00753F1A">
        <w:t xml:space="preserve"> = 0.331; </w:t>
      </w:r>
      <w:r w:rsidR="00544537">
        <w:t>CI =</w:t>
      </w:r>
      <w:r w:rsidR="00A10C81" w:rsidRPr="00753F1A">
        <w:t xml:space="preserve"> 0.287</w:t>
      </w:r>
      <w:r w:rsidR="00544537">
        <w:t>,</w:t>
      </w:r>
      <w:r w:rsidR="00A10C81" w:rsidRPr="00753F1A">
        <w:t xml:space="preserve"> 0.387]) </w:t>
      </w:r>
      <w:r w:rsidR="004E34BB" w:rsidRPr="00753F1A">
        <w:t xml:space="preserve">as </w:t>
      </w:r>
      <w:r w:rsidR="00A10C81" w:rsidRPr="00753F1A">
        <w:t xml:space="preserve">important factors for determining personal success. In the same </w:t>
      </w:r>
      <w:r w:rsidR="002253E9" w:rsidRPr="00753F1A">
        <w:t>vein</w:t>
      </w:r>
      <w:r w:rsidR="00A10C81" w:rsidRPr="00753F1A">
        <w:t xml:space="preserve">, those who </w:t>
      </w:r>
      <w:r w:rsidR="002253E9" w:rsidRPr="00753F1A">
        <w:t>hold</w:t>
      </w:r>
      <w:r w:rsidR="00A10C81" w:rsidRPr="00753F1A">
        <w:t xml:space="preserve"> </w:t>
      </w:r>
      <w:r w:rsidR="002253E9" w:rsidRPr="00753F1A">
        <w:t>critical perceptions of</w:t>
      </w:r>
      <w:r w:rsidR="00A10C81" w:rsidRPr="00753F1A">
        <w:t xml:space="preserve"> income inequality are more likely to believe in public redistribution (x̄</w:t>
      </w:r>
      <w:r w:rsidR="00A10C81" w:rsidRPr="00753F1A">
        <w:rPr>
          <w:i/>
          <w:iCs/>
          <w:vertAlign w:val="subscript"/>
        </w:rPr>
        <w:t>ineq_p-redis_p</w:t>
      </w:r>
      <w:r w:rsidR="00A10C81" w:rsidRPr="00753F1A">
        <w:t xml:space="preserve"> = 0.331; </w:t>
      </w:r>
      <w:r w:rsidR="00544537">
        <w:t>CI =</w:t>
      </w:r>
      <w:r w:rsidR="00A10C81" w:rsidRPr="00753F1A">
        <w:t xml:space="preserve"> 0.287</w:t>
      </w:r>
      <w:r w:rsidR="00544537">
        <w:t>,</w:t>
      </w:r>
      <w:r w:rsidR="00A10C81" w:rsidRPr="00753F1A">
        <w:t xml:space="preserve"> 0.387)</w:t>
      </w:r>
      <w:r w:rsidR="00922BC5" w:rsidRPr="00753F1A">
        <w:t xml:space="preserve">. Importantly, respondents seem at least partially able to differentiate between individualist and structuralist explanations of inequality, as </w:t>
      </w:r>
      <w:r w:rsidR="002253E9" w:rsidRPr="00753F1A">
        <w:t xml:space="preserve">-on the one hand- </w:t>
      </w:r>
      <w:r w:rsidR="00922BC5" w:rsidRPr="00753F1A">
        <w:t>they perceive either hard work or bribes (x̄</w:t>
      </w:r>
      <w:r w:rsidR="00922BC5" w:rsidRPr="00753F1A">
        <w:rPr>
          <w:i/>
          <w:iCs/>
          <w:vertAlign w:val="subscript"/>
        </w:rPr>
        <w:t>work-bribes</w:t>
      </w:r>
      <w:r w:rsidR="00922BC5" w:rsidRPr="00753F1A">
        <w:t xml:space="preserve"> = -0.115; </w:t>
      </w:r>
      <w:r w:rsidR="00544537">
        <w:t>CI =</w:t>
      </w:r>
      <w:r w:rsidR="00922BC5" w:rsidRPr="00753F1A">
        <w:t xml:space="preserve"> -0.182</w:t>
      </w:r>
      <w:r w:rsidR="00544537">
        <w:t>,</w:t>
      </w:r>
      <w:r w:rsidR="00922BC5" w:rsidRPr="00753F1A">
        <w:t xml:space="preserve"> -0.058), or </w:t>
      </w:r>
      <w:r w:rsidR="002253E9" w:rsidRPr="00753F1A">
        <w:t xml:space="preserve">-on the other hand- </w:t>
      </w:r>
      <w:r w:rsidR="00922BC5" w:rsidRPr="00753F1A">
        <w:t xml:space="preserve">hard work and coming from a wealthy </w:t>
      </w:r>
      <w:r w:rsidR="00922BC5" w:rsidRPr="00753F1A">
        <w:lastRenderedPageBreak/>
        <w:t>family</w:t>
      </w:r>
      <w:r w:rsidR="00C74C39" w:rsidRPr="00753F1A">
        <w:t>,</w:t>
      </w:r>
      <w:r w:rsidR="00922BC5" w:rsidRPr="00753F1A">
        <w:t xml:space="preserve"> to be important </w:t>
      </w:r>
      <w:r w:rsidR="002253E9" w:rsidRPr="00753F1A">
        <w:t xml:space="preserve">sources of social and economic inequalities </w:t>
      </w:r>
      <w:r w:rsidR="00922BC5" w:rsidRPr="00753F1A">
        <w:t>(x̄</w:t>
      </w:r>
      <w:r w:rsidR="00922BC5" w:rsidRPr="00753F1A">
        <w:rPr>
          <w:i/>
          <w:iCs/>
          <w:vertAlign w:val="subscript"/>
        </w:rPr>
        <w:t>work-family</w:t>
      </w:r>
      <w:r w:rsidR="00922BC5" w:rsidRPr="00753F1A">
        <w:t xml:space="preserve"> = -0.047; </w:t>
      </w:r>
      <w:r w:rsidR="00544537">
        <w:t>CI =</w:t>
      </w:r>
      <w:r w:rsidR="00922BC5" w:rsidRPr="00753F1A">
        <w:t xml:space="preserve"> -0.092</w:t>
      </w:r>
      <w:r w:rsidR="00544537">
        <w:t>,</w:t>
      </w:r>
      <w:r w:rsidR="00922BC5" w:rsidRPr="00753F1A">
        <w:t xml:space="preserve"> -0.001). Moreover, </w:t>
      </w:r>
      <w:r w:rsidR="002253E9" w:rsidRPr="00753F1A">
        <w:t>believing</w:t>
      </w:r>
      <w:r w:rsidR="00922BC5" w:rsidRPr="00753F1A">
        <w:t xml:space="preserve"> in public redistribution increases the likel</w:t>
      </w:r>
      <w:r w:rsidR="002253E9" w:rsidRPr="00753F1A">
        <w:t>i</w:t>
      </w:r>
      <w:r w:rsidR="00922BC5" w:rsidRPr="00753F1A">
        <w:t xml:space="preserve">hood of rejecting </w:t>
      </w:r>
      <w:r w:rsidR="002253E9" w:rsidRPr="00753F1A">
        <w:t xml:space="preserve">a job’s </w:t>
      </w:r>
      <w:r w:rsidR="00922BC5" w:rsidRPr="00753F1A">
        <w:t>responsibility as an acceptable pay criteri</w:t>
      </w:r>
      <w:r w:rsidR="002253E9" w:rsidRPr="00753F1A">
        <w:t>on</w:t>
      </w:r>
      <w:r w:rsidR="00922BC5" w:rsidRPr="00753F1A">
        <w:t xml:space="preserve"> (x̄</w:t>
      </w:r>
      <w:r w:rsidR="00922BC5" w:rsidRPr="00753F1A">
        <w:rPr>
          <w:i/>
          <w:iCs/>
          <w:vertAlign w:val="subscript"/>
        </w:rPr>
        <w:t>redis_p-resp</w:t>
      </w:r>
      <w:r w:rsidR="00922BC5" w:rsidRPr="00753F1A">
        <w:t xml:space="preserve"> = -0.051; </w:t>
      </w:r>
      <w:r w:rsidR="00544537">
        <w:t>CI =</w:t>
      </w:r>
      <w:r w:rsidR="00922BC5" w:rsidRPr="00753F1A">
        <w:t xml:space="preserve"> -0.094</w:t>
      </w:r>
      <w:r w:rsidR="00544537">
        <w:t>,</w:t>
      </w:r>
      <w:r w:rsidR="00922BC5" w:rsidRPr="00753F1A">
        <w:t xml:space="preserve"> -0.012)</w:t>
      </w:r>
      <w:r w:rsidR="002253E9" w:rsidRPr="00753F1A">
        <w:t xml:space="preserve">. </w:t>
      </w:r>
    </w:p>
    <w:p w14:paraId="27BD10B1" w14:textId="77777777" w:rsidR="00544537" w:rsidRDefault="00544537" w:rsidP="00FC3AB0"/>
    <w:p w14:paraId="1927CC15" w14:textId="41697F7F" w:rsidR="004E34BB" w:rsidRPr="00753F1A" w:rsidRDefault="002253E9" w:rsidP="00FC3AB0">
      <w:r w:rsidRPr="00753F1A">
        <w:t xml:space="preserve">The description of these edges highlights two patterns that are found in the network of attitudes </w:t>
      </w:r>
      <w:r w:rsidR="00E62E95" w:rsidRPr="00753F1A">
        <w:t>toward</w:t>
      </w:r>
      <w:r w:rsidRPr="00753F1A">
        <w:t xml:space="preserve"> inequality. First, most of the associations are positive in sign. Considering that U.S. citizens express on average critical levels of attitudes </w:t>
      </w:r>
      <w:r w:rsidR="00E62E95" w:rsidRPr="00753F1A">
        <w:t>toward</w:t>
      </w:r>
      <w:r w:rsidRPr="00753F1A">
        <w:t xml:space="preserve"> inequality, this first pattern entails that their </w:t>
      </w:r>
      <w:r w:rsidR="00544537">
        <w:t>large</w:t>
      </w:r>
      <w:r w:rsidR="00544537" w:rsidRPr="00753F1A">
        <w:t xml:space="preserve"> </w:t>
      </w:r>
      <w:r w:rsidRPr="00753F1A">
        <w:t>perceptions, egalitarian beliefs, and severe judgments are also coherently organized.</w:t>
      </w:r>
      <w:r w:rsidR="00FF25D3" w:rsidRPr="00753F1A">
        <w:t xml:space="preserve"> </w:t>
      </w:r>
      <w:r w:rsidRPr="00753F1A">
        <w:t xml:space="preserve">A second pattern lies in network nodes that are most likely to be strongly connected. </w:t>
      </w:r>
      <w:r w:rsidR="004245DD" w:rsidRPr="00753F1A">
        <w:t xml:space="preserve">Indeed, </w:t>
      </w:r>
      <w:r w:rsidRPr="00753F1A">
        <w:t xml:space="preserve">Figure 1 </w:t>
      </w:r>
      <w:r w:rsidR="004245DD" w:rsidRPr="00753F1A">
        <w:t xml:space="preserve">shows </w:t>
      </w:r>
      <w:r w:rsidR="00FF25D3" w:rsidRPr="00753F1A">
        <w:t xml:space="preserve">that the </w:t>
      </w:r>
      <w:r w:rsidR="004245DD" w:rsidRPr="00753F1A">
        <w:t>strong</w:t>
      </w:r>
      <w:r w:rsidR="00FF25D3" w:rsidRPr="00753F1A">
        <w:t>est</w:t>
      </w:r>
      <w:r w:rsidR="004245DD" w:rsidRPr="00753F1A">
        <w:t xml:space="preserve"> partial </w:t>
      </w:r>
      <w:r w:rsidRPr="00753F1A">
        <w:t xml:space="preserve">correlations </w:t>
      </w:r>
      <w:r w:rsidR="00FF25D3" w:rsidRPr="00753F1A">
        <w:t>link</w:t>
      </w:r>
      <w:r w:rsidRPr="00753F1A">
        <w:t xml:space="preserve"> variables </w:t>
      </w:r>
      <w:r w:rsidR="004245DD" w:rsidRPr="00753F1A">
        <w:t xml:space="preserve">tapping the same conceptual domain. This is evident when observing the </w:t>
      </w:r>
      <w:r w:rsidR="00FF25D3" w:rsidRPr="00753F1A">
        <w:t>edges</w:t>
      </w:r>
      <w:r w:rsidR="004245DD" w:rsidRPr="00753F1A">
        <w:t xml:space="preserve"> between </w:t>
      </w:r>
      <w:r w:rsidR="004245DD" w:rsidRPr="00753F1A">
        <w:rPr>
          <w:i/>
          <w:iCs/>
        </w:rPr>
        <w:t xml:space="preserve">resp </w:t>
      </w:r>
      <w:r w:rsidR="004245DD" w:rsidRPr="00753F1A">
        <w:t xml:space="preserve">and </w:t>
      </w:r>
      <w:r w:rsidR="004245DD" w:rsidRPr="00753F1A">
        <w:rPr>
          <w:i/>
          <w:iCs/>
        </w:rPr>
        <w:t xml:space="preserve">merit, </w:t>
      </w:r>
      <w:r w:rsidR="004245DD" w:rsidRPr="00753F1A">
        <w:t xml:space="preserve">and between </w:t>
      </w:r>
      <w:r w:rsidR="004245DD" w:rsidRPr="00753F1A">
        <w:rPr>
          <w:i/>
          <w:iCs/>
        </w:rPr>
        <w:t xml:space="preserve">resp </w:t>
      </w:r>
      <w:r w:rsidR="004245DD" w:rsidRPr="00753F1A">
        <w:t xml:space="preserve">and </w:t>
      </w:r>
      <w:r w:rsidR="004245DD" w:rsidRPr="00753F1A">
        <w:rPr>
          <w:i/>
          <w:iCs/>
        </w:rPr>
        <w:t xml:space="preserve">train </w:t>
      </w:r>
      <w:r w:rsidRPr="00753F1A">
        <w:t xml:space="preserve">(e.g.: </w:t>
      </w:r>
      <w:r w:rsidR="004245DD" w:rsidRPr="00753F1A">
        <w:t xml:space="preserve">the pay criteria), and when considering the associations linking the ten </w:t>
      </w:r>
      <w:r w:rsidR="00544537">
        <w:t>explanations of inequality</w:t>
      </w:r>
      <w:r w:rsidR="004245DD" w:rsidRPr="00753F1A">
        <w:t xml:space="preserve"> (variables from </w:t>
      </w:r>
      <w:r w:rsidR="004245DD" w:rsidRPr="00753F1A">
        <w:rPr>
          <w:i/>
          <w:iCs/>
        </w:rPr>
        <w:t xml:space="preserve">family </w:t>
      </w:r>
      <w:r w:rsidR="004245DD" w:rsidRPr="00753F1A">
        <w:t xml:space="preserve">to </w:t>
      </w:r>
      <w:r w:rsidR="004245DD" w:rsidRPr="00753F1A">
        <w:rPr>
          <w:i/>
          <w:iCs/>
        </w:rPr>
        <w:t xml:space="preserve">sex </w:t>
      </w:r>
      <w:r w:rsidR="004245DD" w:rsidRPr="00753F1A">
        <w:t xml:space="preserve">of Table 1, bottom right corner nodes in Figure 1). However, some important exceptions are found concerning this second pattern. First, not all </w:t>
      </w:r>
      <w:r w:rsidR="00544537">
        <w:t>explanations of inequality</w:t>
      </w:r>
      <w:r w:rsidR="004245DD" w:rsidRPr="00753F1A">
        <w:t xml:space="preserve"> correlate with the same intensity</w:t>
      </w:r>
      <w:r w:rsidR="00FF25D3" w:rsidRPr="00753F1A">
        <w:t>.</w:t>
      </w:r>
      <w:r w:rsidR="004245DD" w:rsidRPr="00753F1A">
        <w:t xml:space="preserve"> </w:t>
      </w:r>
      <w:r w:rsidR="00B31B27" w:rsidRPr="00753F1A">
        <w:t xml:space="preserve">On top of the negative associations discussed above (between </w:t>
      </w:r>
      <w:r w:rsidR="00B31B27" w:rsidRPr="00753F1A">
        <w:rPr>
          <w:i/>
          <w:iCs/>
        </w:rPr>
        <w:t>work</w:t>
      </w:r>
      <w:r w:rsidR="00FF25D3" w:rsidRPr="00753F1A">
        <w:rPr>
          <w:i/>
          <w:iCs/>
        </w:rPr>
        <w:t>-</w:t>
      </w:r>
      <w:r w:rsidR="00B31B27" w:rsidRPr="00753F1A">
        <w:rPr>
          <w:i/>
          <w:iCs/>
        </w:rPr>
        <w:t>bribes</w:t>
      </w:r>
      <w:r w:rsidR="00B31B27" w:rsidRPr="00753F1A">
        <w:t xml:space="preserve">, and </w:t>
      </w:r>
      <w:r w:rsidR="00B31B27" w:rsidRPr="00753F1A">
        <w:rPr>
          <w:i/>
          <w:iCs/>
        </w:rPr>
        <w:t>work</w:t>
      </w:r>
      <w:r w:rsidR="00FF25D3" w:rsidRPr="00753F1A">
        <w:rPr>
          <w:i/>
          <w:iCs/>
        </w:rPr>
        <w:t>-</w:t>
      </w:r>
      <w:r w:rsidR="00B31B27" w:rsidRPr="00753F1A">
        <w:rPr>
          <w:i/>
          <w:iCs/>
        </w:rPr>
        <w:t>family</w:t>
      </w:r>
      <w:r w:rsidR="00B31B27" w:rsidRPr="00753F1A">
        <w:t xml:space="preserve">), </w:t>
      </w:r>
      <w:r w:rsidR="00FF25D3" w:rsidRPr="00753F1A">
        <w:t xml:space="preserve">it </w:t>
      </w:r>
      <w:r w:rsidR="00B31B27" w:rsidRPr="00753F1A">
        <w:t>is important to observe the segregation of three structural explanations of inequality (</w:t>
      </w:r>
      <w:r w:rsidR="00B31B27" w:rsidRPr="00753F1A">
        <w:rPr>
          <w:i/>
          <w:iCs/>
        </w:rPr>
        <w:t>relig, race,</w:t>
      </w:r>
      <w:r w:rsidR="00B31B27" w:rsidRPr="00753F1A">
        <w:t xml:space="preserve"> and </w:t>
      </w:r>
      <w:r w:rsidR="00B31B27" w:rsidRPr="00753F1A">
        <w:rPr>
          <w:i/>
          <w:iCs/>
        </w:rPr>
        <w:t>sex</w:t>
      </w:r>
      <w:r w:rsidR="00B31B27" w:rsidRPr="00753F1A">
        <w:t xml:space="preserve">), which are much more likely to interact with themselves rather than with the other perceptions, beliefs, and judgments in the model. This entails that individuals endorsing one of these three perceptions are more likely to consider the other two factors as important sources of inequality, rather than believing in the relevance of </w:t>
      </w:r>
      <w:r w:rsidR="00F61F72">
        <w:t>individualist</w:t>
      </w:r>
      <w:r w:rsidR="00F61F72" w:rsidRPr="00753F1A">
        <w:t xml:space="preserve"> </w:t>
      </w:r>
      <w:r w:rsidR="00F61F72">
        <w:t>determinants</w:t>
      </w:r>
      <w:r w:rsidR="00F61F72" w:rsidRPr="00753F1A">
        <w:t xml:space="preserve"> </w:t>
      </w:r>
      <w:r w:rsidR="00B31B27" w:rsidRPr="00753F1A">
        <w:t>such as hard work or personal education.</w:t>
      </w:r>
      <w:r w:rsidR="00FF25D3" w:rsidRPr="00753F1A">
        <w:t xml:space="preserve"> </w:t>
      </w:r>
      <w:r w:rsidR="00B31B27" w:rsidRPr="00753F1A">
        <w:t xml:space="preserve">Moreover, strong associations can also emerge across conceptual domains. This is the case of the </w:t>
      </w:r>
      <w:proofErr w:type="gramStart"/>
      <w:r w:rsidR="00B31B27" w:rsidRPr="00753F1A">
        <w:t>aforementioned association</w:t>
      </w:r>
      <w:proofErr w:type="gramEnd"/>
      <w:r w:rsidR="00B31B27" w:rsidRPr="00753F1A">
        <w:t xml:space="preserve"> between the perception of </w:t>
      </w:r>
      <w:r w:rsidR="002B43B1">
        <w:t xml:space="preserve">large </w:t>
      </w:r>
      <w:r w:rsidR="00B31B27" w:rsidRPr="00753F1A">
        <w:t>income inequality and the belief in public redistribution (</w:t>
      </w:r>
      <w:r w:rsidR="00B31B27" w:rsidRPr="00753F1A">
        <w:rPr>
          <w:i/>
          <w:iCs/>
        </w:rPr>
        <w:t>ineq_j-</w:t>
      </w:r>
      <w:r w:rsidR="00B957FC" w:rsidRPr="00753F1A">
        <w:rPr>
          <w:i/>
          <w:iCs/>
        </w:rPr>
        <w:t>redis_p</w:t>
      </w:r>
      <w:r w:rsidR="00B957FC" w:rsidRPr="00753F1A">
        <w:t xml:space="preserve">), and </w:t>
      </w:r>
      <w:r w:rsidR="00FF25D3" w:rsidRPr="00753F1A">
        <w:t xml:space="preserve">this </w:t>
      </w:r>
      <w:r w:rsidR="00B957FC" w:rsidRPr="00753F1A">
        <w:t>also occurs for the positive association between the perception of tax regressivity and the belief in progressive taxation (x̄</w:t>
      </w:r>
      <w:r w:rsidR="00B957FC" w:rsidRPr="00753F1A">
        <w:rPr>
          <w:i/>
          <w:iCs/>
          <w:vertAlign w:val="subscript"/>
        </w:rPr>
        <w:t>reg_p-prog_b</w:t>
      </w:r>
      <w:r w:rsidR="00B957FC" w:rsidRPr="00753F1A">
        <w:t xml:space="preserve"> = 0.281; </w:t>
      </w:r>
      <w:r w:rsidR="00544537">
        <w:t>CI =</w:t>
      </w:r>
      <w:r w:rsidR="00B957FC" w:rsidRPr="00753F1A">
        <w:t xml:space="preserve"> 0.224; 0.334). Finally, not all nodes whose survey questions are semantically similar, or belong to the same dimension of attitudes </w:t>
      </w:r>
      <w:r w:rsidR="00E62E95" w:rsidRPr="00753F1A">
        <w:t>toward</w:t>
      </w:r>
      <w:r w:rsidR="00B957FC" w:rsidRPr="00753F1A">
        <w:t xml:space="preserve"> inequality vehemently correlate. For example, believing in a person’s need as a just pay criterion </w:t>
      </w:r>
      <w:r w:rsidR="00577CF5" w:rsidRPr="00753F1A">
        <w:t>is largely unrelated to endorsing the</w:t>
      </w:r>
      <w:r w:rsidR="00B957FC" w:rsidRPr="00753F1A">
        <w:t xml:space="preserve"> merit</w:t>
      </w:r>
      <w:r w:rsidR="00577CF5" w:rsidRPr="00753F1A">
        <w:t>ocratic principle</w:t>
      </w:r>
      <w:r w:rsidR="00B957FC" w:rsidRPr="00753F1A">
        <w:t xml:space="preserve"> (x̄</w:t>
      </w:r>
      <w:r w:rsidR="00B957FC" w:rsidRPr="00753F1A">
        <w:rPr>
          <w:i/>
          <w:iCs/>
          <w:vertAlign w:val="subscript"/>
        </w:rPr>
        <w:t>need-merit</w:t>
      </w:r>
      <w:r w:rsidR="00B957FC" w:rsidRPr="00753F1A">
        <w:t xml:space="preserve"> = -0.</w:t>
      </w:r>
      <w:r w:rsidR="00577CF5" w:rsidRPr="00753F1A">
        <w:t>002</w:t>
      </w:r>
      <w:r w:rsidR="00B957FC" w:rsidRPr="00753F1A">
        <w:t xml:space="preserve">; </w:t>
      </w:r>
      <w:r w:rsidR="00544537">
        <w:t>CI =</w:t>
      </w:r>
      <w:r w:rsidR="00B957FC" w:rsidRPr="00753F1A">
        <w:t xml:space="preserve"> </w:t>
      </w:r>
      <w:r w:rsidR="00577CF5" w:rsidRPr="00753F1A">
        <w:t>-</w:t>
      </w:r>
      <w:r w:rsidR="00B957FC" w:rsidRPr="00753F1A">
        <w:t>0.</w:t>
      </w:r>
      <w:r w:rsidR="00577CF5" w:rsidRPr="00753F1A">
        <w:t>016</w:t>
      </w:r>
      <w:r w:rsidR="000A4037">
        <w:t>,</w:t>
      </w:r>
      <w:r w:rsidR="000A4037" w:rsidRPr="00753F1A">
        <w:t xml:space="preserve"> </w:t>
      </w:r>
      <w:r w:rsidR="00B957FC" w:rsidRPr="00753F1A">
        <w:t>0.</w:t>
      </w:r>
      <w:r w:rsidR="00577CF5" w:rsidRPr="00753F1A">
        <w:t>016</w:t>
      </w:r>
      <w:r w:rsidR="003D734A" w:rsidRPr="00753F1A">
        <w:t>), or the responsibility one (x̄</w:t>
      </w:r>
      <w:r w:rsidR="003D734A" w:rsidRPr="00753F1A">
        <w:rPr>
          <w:i/>
          <w:iCs/>
          <w:vertAlign w:val="subscript"/>
        </w:rPr>
        <w:t>need-resp</w:t>
      </w:r>
      <w:r w:rsidR="003D734A" w:rsidRPr="00753F1A">
        <w:t xml:space="preserve"> = -0.002; </w:t>
      </w:r>
      <w:r w:rsidR="00544537">
        <w:t>CI =</w:t>
      </w:r>
      <w:r w:rsidR="003D734A" w:rsidRPr="00753F1A">
        <w:t xml:space="preserve"> -0.013</w:t>
      </w:r>
      <w:r w:rsidR="000A4037">
        <w:t>,</w:t>
      </w:r>
      <w:r w:rsidR="000A4037" w:rsidRPr="00753F1A">
        <w:t xml:space="preserve"> </w:t>
      </w:r>
      <w:r w:rsidR="003D734A" w:rsidRPr="00753F1A">
        <w:t>0.013). Yet, Figure 1 shows that cross-dimension</w:t>
      </w:r>
      <w:r w:rsidR="00FF25D3" w:rsidRPr="00753F1A">
        <w:t>al</w:t>
      </w:r>
      <w:r w:rsidR="003D734A" w:rsidRPr="00753F1A">
        <w:t xml:space="preserve"> associations can be considerably strong</w:t>
      </w:r>
      <w:r w:rsidR="00FF25D3" w:rsidRPr="00753F1A">
        <w:t>. For example,</w:t>
      </w:r>
      <w:r w:rsidR="003D734A" w:rsidRPr="00753F1A">
        <w:t xml:space="preserve"> the belief in public redistribution is strongly associated with </w:t>
      </w:r>
      <w:r w:rsidR="00FF25D3" w:rsidRPr="00753F1A">
        <w:t>other</w:t>
      </w:r>
      <w:r w:rsidR="003D734A" w:rsidRPr="00753F1A">
        <w:t xml:space="preserve"> judgments (e.g.: </w:t>
      </w:r>
      <w:r w:rsidR="003D734A" w:rsidRPr="00753F1A">
        <w:rPr>
          <w:i/>
          <w:iCs/>
        </w:rPr>
        <w:t>ineq_j</w:t>
      </w:r>
      <w:r w:rsidR="003D734A" w:rsidRPr="00753F1A">
        <w:t xml:space="preserve">) and perceptions (e.g.: </w:t>
      </w:r>
      <w:r w:rsidR="003D734A" w:rsidRPr="00753F1A">
        <w:rPr>
          <w:i/>
          <w:iCs/>
        </w:rPr>
        <w:t>ineq_p</w:t>
      </w:r>
      <w:r w:rsidR="003D734A" w:rsidRPr="00753F1A">
        <w:t xml:space="preserve">). </w:t>
      </w:r>
    </w:p>
    <w:p w14:paraId="53250512" w14:textId="77777777" w:rsidR="00FF25D3" w:rsidRPr="00753F1A" w:rsidRDefault="00FF25D3" w:rsidP="00FC3AB0"/>
    <w:p w14:paraId="2653A9CF" w14:textId="110DC8C3" w:rsidR="001119FC" w:rsidRPr="00753F1A" w:rsidRDefault="00174B79" w:rsidP="00FC3AB0">
      <w:r w:rsidRPr="00753F1A">
        <w:t>Node predictability gives information on the extent to which the variance of a given variable is captured by the network model. The R</w:t>
      </w:r>
      <w:r w:rsidRPr="00753F1A">
        <w:rPr>
          <w:vertAlign w:val="superscript"/>
        </w:rPr>
        <w:t xml:space="preserve">2 </w:t>
      </w:r>
      <w:r w:rsidRPr="00753F1A">
        <w:t>scores vary greatly across nodes. Pay criteria show the lowest predictability (R</w:t>
      </w:r>
      <w:r w:rsidRPr="00753F1A">
        <w:rPr>
          <w:vertAlign w:val="superscript"/>
        </w:rPr>
        <w:t>2</w:t>
      </w:r>
      <w:r w:rsidRPr="00753F1A">
        <w:rPr>
          <w:i/>
          <w:iCs/>
          <w:vertAlign w:val="subscript"/>
        </w:rPr>
        <w:t>need</w:t>
      </w:r>
      <w:r w:rsidRPr="00753F1A">
        <w:t xml:space="preserve"> = 0.159, R</w:t>
      </w:r>
      <w:r w:rsidRPr="00753F1A">
        <w:rPr>
          <w:vertAlign w:val="superscript"/>
        </w:rPr>
        <w:t>2</w:t>
      </w:r>
      <w:r w:rsidRPr="00753F1A">
        <w:rPr>
          <w:i/>
          <w:iCs/>
          <w:vertAlign w:val="subscript"/>
        </w:rPr>
        <w:t>merit</w:t>
      </w:r>
      <w:r w:rsidRPr="00753F1A">
        <w:t xml:space="preserve"> = 0.164, R</w:t>
      </w:r>
      <w:r w:rsidRPr="00753F1A">
        <w:rPr>
          <w:vertAlign w:val="superscript"/>
        </w:rPr>
        <w:t>2</w:t>
      </w:r>
      <w:r w:rsidRPr="00753F1A">
        <w:rPr>
          <w:i/>
          <w:iCs/>
          <w:vertAlign w:val="subscript"/>
        </w:rPr>
        <w:t>train</w:t>
      </w:r>
      <w:r w:rsidRPr="00753F1A">
        <w:t xml:space="preserve"> = 0.170, R</w:t>
      </w:r>
      <w:r w:rsidRPr="00753F1A">
        <w:rPr>
          <w:vertAlign w:val="superscript"/>
        </w:rPr>
        <w:t>2</w:t>
      </w:r>
      <w:r w:rsidRPr="00753F1A">
        <w:rPr>
          <w:i/>
          <w:iCs/>
          <w:vertAlign w:val="subscript"/>
        </w:rPr>
        <w:t>resp</w:t>
      </w:r>
      <w:r w:rsidRPr="00753F1A">
        <w:t xml:space="preserve"> = 0.200). These variables are the least embedded in the network structure, and this means their levels are likely to be influenced by additional variables excluded from the model. Convers</w:t>
      </w:r>
      <w:r w:rsidR="001119FC" w:rsidRPr="00753F1A">
        <w:t>e</w:t>
      </w:r>
      <w:r w:rsidRPr="00753F1A">
        <w:t xml:space="preserve">ly, </w:t>
      </w:r>
      <w:r w:rsidRPr="00753F1A">
        <w:rPr>
          <w:i/>
          <w:iCs/>
        </w:rPr>
        <w:t>ineq_p</w:t>
      </w:r>
      <w:r w:rsidRPr="00753F1A">
        <w:t xml:space="preserve"> and </w:t>
      </w:r>
      <w:r w:rsidRPr="00753F1A">
        <w:rPr>
          <w:i/>
          <w:iCs/>
        </w:rPr>
        <w:t>redis_p</w:t>
      </w:r>
      <w:r w:rsidRPr="00753F1A">
        <w:t xml:space="preserve"> </w:t>
      </w:r>
      <w:proofErr w:type="gramStart"/>
      <w:r w:rsidRPr="00753F1A">
        <w:t>display</w:t>
      </w:r>
      <w:proofErr w:type="gramEnd"/>
      <w:r w:rsidRPr="00753F1A">
        <w:t xml:space="preserve"> the highest R</w:t>
      </w:r>
      <w:r w:rsidRPr="00753F1A">
        <w:rPr>
          <w:vertAlign w:val="superscript"/>
        </w:rPr>
        <w:t>2</w:t>
      </w:r>
      <w:r w:rsidR="001119FC" w:rsidRPr="00753F1A">
        <w:t xml:space="preserve"> (0.463 and 0.500 respectively). This result was anticipated by discussing the strong connections these nodes have with the others. Their high scores speak in favor of the validity of the variable selection procedure, as variables that are central to the literature on attitudes </w:t>
      </w:r>
      <w:r w:rsidR="00E62E95" w:rsidRPr="00753F1A">
        <w:t>toward</w:t>
      </w:r>
      <w:r w:rsidR="001119FC" w:rsidRPr="00753F1A">
        <w:t xml:space="preserve"> inequality are also well-described in the network model. </w:t>
      </w:r>
      <w:r w:rsidR="003D734A" w:rsidRPr="00753F1A">
        <w:t xml:space="preserve">At a structural level, the network of attitudes </w:t>
      </w:r>
      <w:r w:rsidR="00E62E95" w:rsidRPr="00753F1A">
        <w:t>toward</w:t>
      </w:r>
      <w:r w:rsidR="003D734A" w:rsidRPr="00753F1A">
        <w:t xml:space="preserve"> inequality </w:t>
      </w:r>
      <w:r w:rsidR="001119FC" w:rsidRPr="00753F1A">
        <w:t xml:space="preserve">shows low density, as only 30.6% of possible network edges are retrieved by the network estimation procedure. </w:t>
      </w:r>
      <w:r w:rsidR="000F4F7E" w:rsidRPr="00753F1A">
        <w:t xml:space="preserve">When modeled as an unweighted network, </w:t>
      </w:r>
      <w:r w:rsidR="00F91C7A" w:rsidRPr="00753F1A">
        <w:t xml:space="preserve">ASPL scores 1.801, and the clustering coefficient is equal to 0.447. The estimated network has a higher ASPL and lower clustering coefficient than a simulated random network of the same size. H1 is confirmed, as the network </w:t>
      </w:r>
      <w:r w:rsidR="00FF25D3" w:rsidRPr="00753F1A">
        <w:t>has</w:t>
      </w:r>
      <w:r w:rsidR="00F91C7A" w:rsidRPr="00753F1A">
        <w:t xml:space="preserve"> </w:t>
      </w:r>
      <w:r w:rsidR="00FF25D3" w:rsidRPr="00753F1A">
        <w:t xml:space="preserve">a </w:t>
      </w:r>
      <w:r w:rsidR="00F53926">
        <w:t>small-world</w:t>
      </w:r>
      <w:r w:rsidR="00F91C7A" w:rsidRPr="00753F1A">
        <w:t xml:space="preserve"> score of 0.228. </w:t>
      </w:r>
    </w:p>
    <w:p w14:paraId="6E36F4B1" w14:textId="77777777" w:rsidR="001119FC" w:rsidRPr="00753F1A" w:rsidRDefault="001119FC" w:rsidP="00FC3AB0"/>
    <w:p w14:paraId="3E79CC6D" w14:textId="76A35E67" w:rsidR="00856C6D" w:rsidRPr="00753F1A" w:rsidRDefault="00856C6D" w:rsidP="00856C6D">
      <w:pPr>
        <w:pStyle w:val="Heading3"/>
      </w:pPr>
      <w:del w:id="132" w:author="Arturo Bertero" w:date="2024-04-23T21:43:00Z">
        <w:r w:rsidRPr="00753F1A" w:rsidDel="008E36DD">
          <w:delText xml:space="preserve">Description of centrality </w:delText>
        </w:r>
      </w:del>
    </w:p>
    <w:p w14:paraId="3F128342" w14:textId="77777777" w:rsidR="00654A75" w:rsidRPr="00753F1A" w:rsidRDefault="00654A75" w:rsidP="007E7B00"/>
    <w:p w14:paraId="6CBC976C" w14:textId="0647A014" w:rsidR="00654A75" w:rsidRPr="00753F1A" w:rsidRDefault="009A28E1" w:rsidP="007E7B00">
      <w:pPr>
        <w:rPr>
          <w:iCs/>
        </w:rPr>
      </w:pPr>
      <w:r w:rsidRPr="00753F1A">
        <w:t xml:space="preserve">Centrality </w:t>
      </w:r>
      <w:r w:rsidR="00C248EA" w:rsidRPr="00753F1A">
        <w:t>gives</w:t>
      </w:r>
      <w:r w:rsidRPr="00753F1A">
        <w:t xml:space="preserve"> insight </w:t>
      </w:r>
      <w:r w:rsidR="00C248EA" w:rsidRPr="00753F1A">
        <w:t>into</w:t>
      </w:r>
      <w:r w:rsidRPr="00753F1A">
        <w:t xml:space="preserve"> node</w:t>
      </w:r>
      <w:r w:rsidR="00C248EA" w:rsidRPr="00753F1A">
        <w:t xml:space="preserve">s’ importance in the network. </w:t>
      </w:r>
      <w:r w:rsidR="00F91C7A" w:rsidRPr="00753F1A">
        <w:t xml:space="preserve">Figure 2 shows standardized strength centrality scores. </w:t>
      </w:r>
      <w:r w:rsidR="00C248EA" w:rsidRPr="00753F1A">
        <w:t>Z-scores help compare this metric across the full-scale and Ising networks. Strength</w:t>
      </w:r>
      <w:r w:rsidR="00F91C7A" w:rsidRPr="00753F1A">
        <w:t xml:space="preserve"> is a direct function of the magnitude of nodes’ connections. Thus, variables that are strongly and/or frequently connected to other nodes </w:t>
      </w:r>
      <w:r w:rsidR="00FF25D3" w:rsidRPr="00753F1A">
        <w:t>have</w:t>
      </w:r>
      <w:r w:rsidR="00F91C7A" w:rsidRPr="00753F1A">
        <w:t xml:space="preserve"> the highest scores. </w:t>
      </w:r>
      <w:r w:rsidRPr="00753F1A">
        <w:t>Raw values range between 0.506 and 1.</w:t>
      </w:r>
      <w:r w:rsidR="00C248EA" w:rsidRPr="00753F1A">
        <w:t xml:space="preserve"> 271</w:t>
      </w:r>
      <w:r w:rsidRPr="00753F1A">
        <w:t xml:space="preserve">. The belief in </w:t>
      </w:r>
      <w:r w:rsidR="00C248EA" w:rsidRPr="00753F1A">
        <w:t xml:space="preserve">public redistribution and the perception of large income inequality are the most central nodes in the network (raw scores of 1.271 and 1.141 respectively) </w:t>
      </w:r>
      <w:proofErr w:type="gramStart"/>
      <w:r w:rsidR="00C248EA" w:rsidRPr="00753F1A">
        <w:t xml:space="preserve">and </w:t>
      </w:r>
      <w:r w:rsidR="00FF25D3" w:rsidRPr="00753F1A">
        <w:t>also</w:t>
      </w:r>
      <w:proofErr w:type="gramEnd"/>
      <w:r w:rsidR="00FF25D3" w:rsidRPr="00753F1A">
        <w:t xml:space="preserve"> </w:t>
      </w:r>
      <w:r w:rsidR="00C248EA" w:rsidRPr="00753F1A">
        <w:t xml:space="preserve">across all </w:t>
      </w:r>
      <w:r w:rsidR="00C248EA" w:rsidRPr="00753F1A">
        <w:lastRenderedPageBreak/>
        <w:t xml:space="preserve">bootstrapped samples (bootstrapped mean centrality scores of 1.146 and 1.278). </w:t>
      </w:r>
      <w:r w:rsidR="00B718DA" w:rsidRPr="00753F1A">
        <w:t>B</w:t>
      </w:r>
      <w:r w:rsidR="00C248EA" w:rsidRPr="00753F1A">
        <w:t>ootstrapped difference test</w:t>
      </w:r>
      <w:r w:rsidR="00B718DA" w:rsidRPr="00753F1A">
        <w:t>s</w:t>
      </w:r>
      <w:r w:rsidR="00C248EA" w:rsidRPr="00753F1A">
        <w:t xml:space="preserve"> reve</w:t>
      </w:r>
      <w:r w:rsidR="00B718DA" w:rsidRPr="00753F1A">
        <w:t>a</w:t>
      </w:r>
      <w:r w:rsidR="00C248EA" w:rsidRPr="00753F1A">
        <w:t xml:space="preserve">l their </w:t>
      </w:r>
      <w:r w:rsidR="00B718DA" w:rsidRPr="00753F1A">
        <w:t>scores are</w:t>
      </w:r>
      <w:r w:rsidR="00C248EA" w:rsidRPr="00753F1A">
        <w:t xml:space="preserve"> not significantly different (CI</w:t>
      </w:r>
      <w:r w:rsidR="00B718DA" w:rsidRPr="00753F1A">
        <w:rPr>
          <w:i/>
          <w:iCs/>
          <w:vertAlign w:val="subscript"/>
        </w:rPr>
        <w:t>redis_p-ineq_p</w:t>
      </w:r>
      <w:r w:rsidR="00C248EA" w:rsidRPr="00753F1A">
        <w:t xml:space="preserve"> = -0.06</w:t>
      </w:r>
      <w:r w:rsidR="000A4037">
        <w:t>0</w:t>
      </w:r>
      <w:r w:rsidR="00F61F72">
        <w:t>,</w:t>
      </w:r>
      <w:r w:rsidR="00C248EA" w:rsidRPr="00753F1A">
        <w:t xml:space="preserve"> 0.</w:t>
      </w:r>
      <w:r w:rsidR="00B718DA" w:rsidRPr="00753F1A">
        <w:t xml:space="preserve">328), although </w:t>
      </w:r>
      <w:r w:rsidR="00B718DA" w:rsidRPr="00753F1A">
        <w:rPr>
          <w:i/>
          <w:iCs/>
        </w:rPr>
        <w:t>redis_p</w:t>
      </w:r>
      <w:r w:rsidR="00B718DA" w:rsidRPr="00753F1A">
        <w:t xml:space="preserve"> is more central than all other nodes (CI</w:t>
      </w:r>
      <w:r w:rsidR="00B718DA" w:rsidRPr="00753F1A">
        <w:rPr>
          <w:vertAlign w:val="subscript"/>
        </w:rPr>
        <w:t xml:space="preserve">redis_p-family </w:t>
      </w:r>
      <w:r w:rsidR="00B718DA" w:rsidRPr="00753F1A">
        <w:t xml:space="preserve">= </w:t>
      </w:r>
      <w:r w:rsidR="006455E4" w:rsidRPr="00753F1A">
        <w:t>-0.437</w:t>
      </w:r>
      <w:r w:rsidR="00F61F72">
        <w:t xml:space="preserve">, </w:t>
      </w:r>
      <w:r w:rsidR="006455E4" w:rsidRPr="00753F1A">
        <w:t>-0.123</w:t>
      </w:r>
      <w:r w:rsidR="00B718DA" w:rsidRPr="00753F1A">
        <w:t xml:space="preserve">), and </w:t>
      </w:r>
      <w:r w:rsidR="00B718DA" w:rsidRPr="00753F1A">
        <w:rPr>
          <w:i/>
          <w:iCs/>
        </w:rPr>
        <w:t>ineq_p</w:t>
      </w:r>
      <w:r w:rsidR="00B718DA" w:rsidRPr="00753F1A">
        <w:t xml:space="preserve"> is significantly more important than all nodes below </w:t>
      </w:r>
      <w:r w:rsidR="00B718DA" w:rsidRPr="00753F1A">
        <w:rPr>
          <w:i/>
          <w:iCs/>
        </w:rPr>
        <w:t>prog_b</w:t>
      </w:r>
      <w:r w:rsidR="00B718DA" w:rsidRPr="00753F1A">
        <w:t xml:space="preserve"> in Figure 2</w:t>
      </w:r>
      <w:r w:rsidR="00440848" w:rsidRPr="00753F1A">
        <w:t xml:space="preserve"> (CI</w:t>
      </w:r>
      <w:r w:rsidR="00440848" w:rsidRPr="00753F1A">
        <w:rPr>
          <w:i/>
          <w:iCs/>
          <w:vertAlign w:val="subscript"/>
        </w:rPr>
        <w:t xml:space="preserve">ineq_p-prog_b </w:t>
      </w:r>
      <w:r w:rsidR="00440848" w:rsidRPr="00753F1A">
        <w:t>= -0.407</w:t>
      </w:r>
      <w:r w:rsidR="00F61F72">
        <w:t xml:space="preserve">, </w:t>
      </w:r>
      <w:r w:rsidR="00440848" w:rsidRPr="00753F1A">
        <w:t xml:space="preserve">-0.049). </w:t>
      </w:r>
      <w:r w:rsidR="00FF25D3" w:rsidRPr="00753F1A">
        <w:t>C</w:t>
      </w:r>
      <w:r w:rsidR="00440848" w:rsidRPr="00753F1A">
        <w:t xml:space="preserve">entrality estimates are remarkably stable, as the CS coefficient scores 0.75. This means dropping as much as 75% of cases from the original sample would preserve a correlation of 0.7 between the original centrality scores and those obtained in the reduced sample. </w:t>
      </w:r>
      <w:r w:rsidR="002A3252" w:rsidRPr="00753F1A">
        <w:t>Therefore, point estimates and bootstrap analyses confirm H2</w:t>
      </w:r>
      <w:r w:rsidR="00440848" w:rsidRPr="00753F1A">
        <w:t>. Figure</w:t>
      </w:r>
      <w:r w:rsidR="002A3252" w:rsidRPr="00753F1A">
        <w:t>s</w:t>
      </w:r>
      <w:r w:rsidR="00440848" w:rsidRPr="00753F1A">
        <w:t xml:space="preserve"> </w:t>
      </w:r>
      <w:r w:rsidR="002A3252" w:rsidRPr="00753F1A">
        <w:t xml:space="preserve">1 and </w:t>
      </w:r>
      <w:r w:rsidR="00440848" w:rsidRPr="00753F1A">
        <w:t xml:space="preserve">2 </w:t>
      </w:r>
      <w:r w:rsidR="002A3252" w:rsidRPr="00753F1A">
        <w:t>show</w:t>
      </w:r>
      <w:r w:rsidR="00440848" w:rsidRPr="00753F1A">
        <w:t xml:space="preserve"> the four pay criteria and the belief in market redistribution</w:t>
      </w:r>
      <w:r w:rsidR="002A3252" w:rsidRPr="00753F1A">
        <w:t xml:space="preserve"> are peripheral to the network</w:t>
      </w:r>
      <w:r w:rsidR="00440848" w:rsidRPr="00753F1A">
        <w:t xml:space="preserve">. </w:t>
      </w:r>
      <w:r w:rsidR="002A3252" w:rsidRPr="00753F1A">
        <w:t>T</w:t>
      </w:r>
      <w:r w:rsidR="00440848" w:rsidRPr="00753F1A">
        <w:t xml:space="preserve">he nodes </w:t>
      </w:r>
      <w:r w:rsidR="00440848" w:rsidRPr="00753F1A">
        <w:rPr>
          <w:i/>
          <w:iCs/>
        </w:rPr>
        <w:t>resp</w:t>
      </w:r>
      <w:r w:rsidR="00440848" w:rsidRPr="00753F1A">
        <w:t xml:space="preserve">, </w:t>
      </w:r>
      <w:r w:rsidR="00440848" w:rsidRPr="00753F1A">
        <w:rPr>
          <w:i/>
          <w:iCs/>
        </w:rPr>
        <w:t>need</w:t>
      </w:r>
      <w:r w:rsidR="00440848" w:rsidRPr="00753F1A">
        <w:t xml:space="preserve">, </w:t>
      </w:r>
      <w:r w:rsidR="00440848" w:rsidRPr="00753F1A">
        <w:rPr>
          <w:i/>
          <w:iCs/>
        </w:rPr>
        <w:t>train</w:t>
      </w:r>
      <w:r w:rsidR="00440848" w:rsidRPr="00753F1A">
        <w:t xml:space="preserve">, and </w:t>
      </w:r>
      <w:r w:rsidR="00440848" w:rsidRPr="00753F1A">
        <w:rPr>
          <w:i/>
          <w:iCs/>
        </w:rPr>
        <w:t>merit</w:t>
      </w:r>
      <w:r w:rsidR="00440848" w:rsidRPr="00753F1A">
        <w:t xml:space="preserve"> have weak connections in the network, and their R</w:t>
      </w:r>
      <w:r w:rsidR="00440848" w:rsidRPr="00753F1A">
        <w:rPr>
          <w:vertAlign w:val="superscript"/>
        </w:rPr>
        <w:t>2</w:t>
      </w:r>
      <w:r w:rsidR="00440848" w:rsidRPr="00753F1A">
        <w:t xml:space="preserve"> are very low</w:t>
      </w:r>
      <w:r w:rsidR="00E55C45" w:rsidRPr="00753F1A">
        <w:t>. The</w:t>
      </w:r>
      <w:r w:rsidR="002A3252" w:rsidRPr="00753F1A">
        <w:t xml:space="preserve"> same occurs for the belief in market redistribution. This shows that highly endorsed items are not necessarily central nodes of the network of attitudes: although the le</w:t>
      </w:r>
      <w:r w:rsidR="00E55C45" w:rsidRPr="00753F1A">
        <w:t xml:space="preserve">vels of attitudes </w:t>
      </w:r>
      <w:r w:rsidR="00E62E95" w:rsidRPr="00753F1A">
        <w:t>toward</w:t>
      </w:r>
      <w:r w:rsidR="00E55C45" w:rsidRPr="00753F1A">
        <w:t xml:space="preserve"> market redistribution (x̄</w:t>
      </w:r>
      <w:r w:rsidR="00E55C45" w:rsidRPr="00753F1A">
        <w:rPr>
          <w:i/>
          <w:vertAlign w:val="subscript"/>
        </w:rPr>
        <w:t>redis_m</w:t>
      </w:r>
      <w:r w:rsidR="00E55C45" w:rsidRPr="00753F1A">
        <w:t xml:space="preserve"> = 3.641) are higher than those of public redistribution (x̄</w:t>
      </w:r>
      <w:r w:rsidR="00E55C45" w:rsidRPr="00753F1A">
        <w:rPr>
          <w:i/>
          <w:vertAlign w:val="subscript"/>
        </w:rPr>
        <w:t>redis_p</w:t>
      </w:r>
      <w:r w:rsidR="00E55C45" w:rsidRPr="00753F1A">
        <w:rPr>
          <w:iCs/>
        </w:rPr>
        <w:t xml:space="preserve"> = 3.272)</w:t>
      </w:r>
      <w:r w:rsidR="002A3252" w:rsidRPr="00753F1A">
        <w:rPr>
          <w:iCs/>
        </w:rPr>
        <w:t>,</w:t>
      </w:r>
      <w:r w:rsidR="00E55C45" w:rsidRPr="00753F1A">
        <w:rPr>
          <w:iCs/>
        </w:rPr>
        <w:t xml:space="preserve"> the former is peripheral to the network</w:t>
      </w:r>
      <w:r w:rsidR="002A3252" w:rsidRPr="00753F1A">
        <w:rPr>
          <w:iCs/>
        </w:rPr>
        <w:t xml:space="preserve">, </w:t>
      </w:r>
      <w:r w:rsidR="00E55C45" w:rsidRPr="00753F1A">
        <w:rPr>
          <w:iCs/>
        </w:rPr>
        <w:t>whereas the latter is the most central node</w:t>
      </w:r>
      <w:r w:rsidR="002A3252" w:rsidRPr="00753F1A">
        <w:rPr>
          <w:iCs/>
        </w:rPr>
        <w:t>.</w:t>
      </w:r>
      <w:r w:rsidR="00E55C45" w:rsidRPr="00753F1A">
        <w:rPr>
          <w:iCs/>
        </w:rPr>
        <w:t xml:space="preserve"> </w:t>
      </w:r>
    </w:p>
    <w:p w14:paraId="0BB87976" w14:textId="77777777" w:rsidR="00654A75" w:rsidRDefault="00654A75" w:rsidP="007E7B00"/>
    <w:p w14:paraId="145A18F6" w14:textId="77777777" w:rsidR="002D6F4E" w:rsidRPr="00753F1A" w:rsidRDefault="002D6F4E" w:rsidP="002D6F4E">
      <w:pPr>
        <w:jc w:val="center"/>
      </w:pPr>
      <w:r w:rsidRPr="00753F1A">
        <w:t>Figure 2: Node centrality</w:t>
      </w:r>
    </w:p>
    <w:p w14:paraId="5F7C4C10" w14:textId="77777777" w:rsidR="002D6F4E" w:rsidRPr="00753F1A" w:rsidRDefault="002D6F4E" w:rsidP="002D6F4E">
      <w:r w:rsidRPr="00753F1A">
        <w:rPr>
          <w:noProof/>
        </w:rPr>
        <w:drawing>
          <wp:inline distT="0" distB="0" distL="0" distR="0" wp14:anchorId="272CFFC5" wp14:editId="045CE08B">
            <wp:extent cx="5731510" cy="3144861"/>
            <wp:effectExtent l="0" t="0" r="0" b="5080"/>
            <wp:docPr id="2003639975" name="Picture 2"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639975" name="Picture 2" descr="Gráfico, Gráfico de líneas&#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144861"/>
                    </a:xfrm>
                    <a:prstGeom prst="rect">
                      <a:avLst/>
                    </a:prstGeom>
                  </pic:spPr>
                </pic:pic>
              </a:graphicData>
            </a:graphic>
          </wp:inline>
        </w:drawing>
      </w:r>
    </w:p>
    <w:p w14:paraId="3E7EF294" w14:textId="77777777" w:rsidR="002D6F4E" w:rsidRPr="00753F1A" w:rsidRDefault="002D6F4E" w:rsidP="002D6F4E">
      <w:r w:rsidRPr="00753F1A">
        <w:rPr>
          <w:i/>
          <w:iCs/>
        </w:rPr>
        <w:t>Caption:</w:t>
      </w:r>
      <w:r w:rsidRPr="00753F1A">
        <w:t xml:space="preserve"> Strength centrality of GGM’s nodes. Each row shows one node and its centrality, measured in z-scores. </w:t>
      </w:r>
    </w:p>
    <w:p w14:paraId="22290CB4" w14:textId="77777777" w:rsidR="002D6F4E" w:rsidRPr="00753F1A" w:rsidRDefault="002D6F4E" w:rsidP="007E7B00"/>
    <w:p w14:paraId="24C4722B" w14:textId="77777777" w:rsidR="00654A75" w:rsidRPr="00753F1A" w:rsidRDefault="00654A75" w:rsidP="007E7B00"/>
    <w:p w14:paraId="489D5FDE" w14:textId="77777777" w:rsidR="001B4CCF" w:rsidRPr="00753F1A" w:rsidRDefault="001B4CCF" w:rsidP="007E7B00">
      <w:r w:rsidRPr="00753F1A">
        <w:br w:type="page"/>
      </w:r>
    </w:p>
    <w:p w14:paraId="0E2CA5B5" w14:textId="0CBE282F" w:rsidR="00246664" w:rsidRPr="00753F1A" w:rsidRDefault="00246664" w:rsidP="007E7B00">
      <w:pPr>
        <w:pStyle w:val="Heading2"/>
      </w:pPr>
      <w:r w:rsidRPr="00753F1A">
        <w:lastRenderedPageBreak/>
        <w:t xml:space="preserve">4.2 Estimating structural differences in the network of attitudes </w:t>
      </w:r>
      <w:r w:rsidR="00E62E95" w:rsidRPr="00753F1A">
        <w:t>toward</w:t>
      </w:r>
      <w:r w:rsidRPr="00753F1A">
        <w:t xml:space="preserve"> inequality</w:t>
      </w:r>
    </w:p>
    <w:p w14:paraId="139B5EA9" w14:textId="77777777" w:rsidR="00246664" w:rsidRPr="00753F1A" w:rsidRDefault="00246664" w:rsidP="007E7B00"/>
    <w:p w14:paraId="76ABC459" w14:textId="3C3710AE" w:rsidR="00976C10" w:rsidRDefault="00E55C45" w:rsidP="007E7B00">
      <w:r w:rsidRPr="00753F1A">
        <w:t xml:space="preserve">Figure 1 assumes attitudes </w:t>
      </w:r>
      <w:r w:rsidR="00E62E95" w:rsidRPr="00753F1A">
        <w:t>toward</w:t>
      </w:r>
      <w:r w:rsidRPr="00753F1A">
        <w:t xml:space="preserve"> inequality are organized in the same way in all population strata. However, cognitive variables such as anger </w:t>
      </w:r>
      <w:r w:rsidR="00E62E95" w:rsidRPr="00753F1A">
        <w:t>toward</w:t>
      </w:r>
      <w:r w:rsidRPr="00753F1A">
        <w:t xml:space="preserve"> inequality might produce different attitudinal configurations. To test H3, </w:t>
      </w:r>
      <w:r w:rsidR="00984178" w:rsidRPr="00753F1A">
        <w:t>a MNM</w:t>
      </w:r>
      <w:r w:rsidRPr="00753F1A">
        <w:t xml:space="preserve"> </w:t>
      </w:r>
      <w:r w:rsidR="00984178" w:rsidRPr="00753F1A">
        <w:t>is</w:t>
      </w:r>
      <w:r w:rsidRPr="00753F1A">
        <w:t xml:space="preserve"> fitter to ISSP data</w:t>
      </w:r>
      <w:r w:rsidR="002A3252" w:rsidRPr="00753F1A">
        <w:t>.</w:t>
      </w:r>
      <w:r w:rsidRPr="00753F1A">
        <w:t xml:space="preserve"> Results are </w:t>
      </w:r>
      <w:r w:rsidR="0059209B" w:rsidRPr="00753F1A">
        <w:t>visualized</w:t>
      </w:r>
      <w:r w:rsidRPr="00753F1A">
        <w:t xml:space="preserve"> in </w:t>
      </w:r>
      <w:r w:rsidR="0059209B" w:rsidRPr="00753F1A">
        <w:t>F</w:t>
      </w:r>
      <w:r w:rsidRPr="00753F1A">
        <w:t>igure 3</w:t>
      </w:r>
      <w:r w:rsidR="00F651AE" w:rsidRPr="00753F1A">
        <w:t>.</w:t>
      </w:r>
      <w:r w:rsidRPr="00753F1A">
        <w:t xml:space="preserve"> </w:t>
      </w:r>
      <w:r w:rsidR="002A3252" w:rsidRPr="00753F1A">
        <w:t>E</w:t>
      </w:r>
      <w:r w:rsidR="00F651AE" w:rsidRPr="00753F1A">
        <w:t xml:space="preserve">ach </w:t>
      </w:r>
      <w:r w:rsidR="002A3252" w:rsidRPr="00753F1A">
        <w:t>panel represents</w:t>
      </w:r>
      <w:r w:rsidR="00F651AE" w:rsidRPr="00753F1A">
        <w:t xml:space="preserve"> the result of a network estimation performed at a fixed level of anger </w:t>
      </w:r>
      <w:r w:rsidR="00E62E95" w:rsidRPr="00753F1A">
        <w:t>toward</w:t>
      </w:r>
      <w:r w:rsidR="00F651AE" w:rsidRPr="00753F1A">
        <w:t xml:space="preserve"> inequality. </w:t>
      </w:r>
      <w:r w:rsidR="002A3252" w:rsidRPr="00753F1A">
        <w:t>L</w:t>
      </w:r>
      <w:r w:rsidR="006F6791" w:rsidRPr="00753F1A">
        <w:t xml:space="preserve">ayouts are determined by averaging the </w:t>
      </w:r>
      <w:r w:rsidR="002A3252" w:rsidRPr="00753F1A">
        <w:t xml:space="preserve">results of the </w:t>
      </w:r>
      <w:r w:rsidR="006F6791" w:rsidRPr="00753F1A">
        <w:t xml:space="preserve">force-directed </w:t>
      </w:r>
      <w:r w:rsidR="002A3252" w:rsidRPr="00753F1A">
        <w:t>algorithm</w:t>
      </w:r>
      <w:r w:rsidR="006F6791" w:rsidRPr="00753F1A">
        <w:t xml:space="preserve"> of each </w:t>
      </w:r>
      <w:r w:rsidR="002A3252" w:rsidRPr="00753F1A">
        <w:t>network</w:t>
      </w:r>
      <w:r w:rsidR="006F6791" w:rsidRPr="00753F1A">
        <w:t xml:space="preserve">. </w:t>
      </w:r>
      <w:r w:rsidR="00F651AE" w:rsidRPr="00753F1A">
        <w:t xml:space="preserve">Anger is represented as a disconnected and white node to highlight </w:t>
      </w:r>
      <w:r w:rsidR="002A3252" w:rsidRPr="00753F1A">
        <w:t>its special status in the model</w:t>
      </w:r>
      <w:r w:rsidR="00F651AE" w:rsidRPr="00753F1A">
        <w:t>. The magnitude</w:t>
      </w:r>
      <w:r w:rsidR="002A3252" w:rsidRPr="00753F1A">
        <w:t>s</w:t>
      </w:r>
      <w:r w:rsidR="00F651AE" w:rsidRPr="00753F1A">
        <w:t xml:space="preserve"> of moderation effects </w:t>
      </w:r>
      <w:r w:rsidR="002A3252" w:rsidRPr="00753F1A">
        <w:t>are</w:t>
      </w:r>
      <w:r w:rsidR="00F651AE" w:rsidRPr="00753F1A">
        <w:t xml:space="preserve"> reported in Table 2 of the </w:t>
      </w:r>
      <w:r w:rsidR="00D20168">
        <w:t>Supplemental Material</w:t>
      </w:r>
      <w:r w:rsidR="00F651AE" w:rsidRPr="00753F1A">
        <w:t xml:space="preserve">, which also shows the proportion of time </w:t>
      </w:r>
      <w:r w:rsidR="00976C10" w:rsidRPr="00753F1A">
        <w:t>an</w:t>
      </w:r>
      <w:r w:rsidR="00F651AE" w:rsidRPr="00753F1A">
        <w:t xml:space="preserve"> effect </w:t>
      </w:r>
      <w:r w:rsidR="002A3252" w:rsidRPr="00753F1A">
        <w:t>is</w:t>
      </w:r>
      <w:r w:rsidR="00F651AE" w:rsidRPr="00753F1A">
        <w:t xml:space="preserve"> found across the bootstrapped samples. Overall, H3 is confirmed, as more than 25 network edges are strongly moderated by anger </w:t>
      </w:r>
      <w:r w:rsidR="00E62E95" w:rsidRPr="00753F1A">
        <w:t>toward</w:t>
      </w:r>
      <w:r w:rsidR="00F651AE" w:rsidRPr="00753F1A">
        <w:t xml:space="preserve"> inequality. </w:t>
      </w:r>
      <w:r w:rsidR="00076524" w:rsidRPr="00753F1A">
        <w:t>Results are robust to bootstrapping techniques, as these effects are retrieved in more than 83</w:t>
      </w:r>
      <w:r w:rsidR="00976C10" w:rsidRPr="00753F1A">
        <w:t>%</w:t>
      </w:r>
      <w:r w:rsidR="00076524" w:rsidRPr="00753F1A">
        <w:t xml:space="preserve"> of the </w:t>
      </w:r>
      <w:r w:rsidR="000F19FB" w:rsidRPr="00753F1A">
        <w:t xml:space="preserve">derived samples. </w:t>
      </w:r>
    </w:p>
    <w:p w14:paraId="1F20FCE7" w14:textId="77777777" w:rsidR="00E50427" w:rsidRPr="00753F1A" w:rsidRDefault="00E50427" w:rsidP="007E7B00"/>
    <w:p w14:paraId="3377D8E2" w14:textId="603FF164" w:rsidR="002D6F4E" w:rsidRPr="00753F1A" w:rsidRDefault="002D6F4E" w:rsidP="002D6F4E">
      <w:pPr>
        <w:jc w:val="center"/>
      </w:pPr>
      <w:r w:rsidRPr="00753F1A">
        <w:t>Figure 3: Moderated Network Model</w:t>
      </w:r>
      <w:r w:rsidR="007C35A8">
        <w:t xml:space="preserve"> - N</w:t>
      </w:r>
      <w:r w:rsidRPr="00753F1A">
        <w:t>etwork of attitudes toward inequality</w:t>
      </w:r>
    </w:p>
    <w:p w14:paraId="17C81C76" w14:textId="77777777" w:rsidR="002D6F4E" w:rsidRPr="00753F1A" w:rsidRDefault="002D6F4E" w:rsidP="002D6F4E">
      <w:r w:rsidRPr="00753F1A">
        <w:rPr>
          <w:noProof/>
        </w:rPr>
        <w:drawing>
          <wp:inline distT="0" distB="0" distL="0" distR="0" wp14:anchorId="69558D62" wp14:editId="4FCB69C4">
            <wp:extent cx="6116185" cy="6116185"/>
            <wp:effectExtent l="0" t="0" r="0" b="0"/>
            <wp:docPr id="5716402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640275"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75079" cy="6275079"/>
                    </a:xfrm>
                    <a:prstGeom prst="rect">
                      <a:avLst/>
                    </a:prstGeom>
                  </pic:spPr>
                </pic:pic>
              </a:graphicData>
            </a:graphic>
          </wp:inline>
        </w:drawing>
      </w:r>
    </w:p>
    <w:p w14:paraId="72F8A3D8" w14:textId="77777777" w:rsidR="002D6F4E" w:rsidRPr="00753F1A" w:rsidRDefault="002D6F4E" w:rsidP="002D6F4E"/>
    <w:p w14:paraId="47B29286" w14:textId="77777777" w:rsidR="002D6F4E" w:rsidRPr="00753F1A" w:rsidRDefault="002D6F4E" w:rsidP="002D6F4E"/>
    <w:p w14:paraId="28ABFEAA" w14:textId="77777777" w:rsidR="002D6F4E" w:rsidRPr="00753F1A" w:rsidRDefault="002D6F4E" w:rsidP="002D6F4E">
      <w:pPr>
        <w:rPr>
          <w:sz w:val="20"/>
          <w:szCs w:val="20"/>
        </w:rPr>
      </w:pPr>
      <w:r w:rsidRPr="00753F1A">
        <w:rPr>
          <w:i/>
          <w:iCs/>
          <w:sz w:val="20"/>
          <w:szCs w:val="20"/>
        </w:rPr>
        <w:t>Caption:</w:t>
      </w:r>
      <w:r w:rsidRPr="00753F1A">
        <w:rPr>
          <w:sz w:val="20"/>
          <w:szCs w:val="20"/>
        </w:rPr>
        <w:t xml:space="preserve"> each panel shows the result of a GGM estimation at a fixed level of the moderating variable, anger. Nodes are colored according to their classification in perceptions, beliefs, and judgments. Anger is plotted in white for clarity. Weighted and signed edges indicate conditional associations. Moderation effects are detectable by observing variations in edge color and/or width. </w:t>
      </w:r>
    </w:p>
    <w:p w14:paraId="52264BB4" w14:textId="77777777" w:rsidR="002D6F4E" w:rsidRDefault="002D6F4E" w:rsidP="000C3BCD"/>
    <w:p w14:paraId="2B7AAEE8" w14:textId="1CB4762D" w:rsidR="00F94752" w:rsidRPr="00753F1A" w:rsidRDefault="00C131EE" w:rsidP="000C3BCD">
      <w:r w:rsidRPr="00753F1A">
        <w:t>The strongest moderation effect is equal to 0.0</w:t>
      </w:r>
      <w:r w:rsidR="00984178" w:rsidRPr="00753F1A">
        <w:t>64</w:t>
      </w:r>
      <w:r w:rsidRPr="00753F1A">
        <w:t xml:space="preserve"> and involves the pairwise relationship between </w:t>
      </w:r>
      <w:r w:rsidRPr="00753F1A">
        <w:rPr>
          <w:i/>
          <w:iCs/>
        </w:rPr>
        <w:t>redis_f</w:t>
      </w:r>
      <w:r w:rsidRPr="00753F1A">
        <w:t xml:space="preserve"> and </w:t>
      </w:r>
      <w:r w:rsidRPr="00753F1A">
        <w:rPr>
          <w:i/>
          <w:iCs/>
        </w:rPr>
        <w:t xml:space="preserve">redis_p. </w:t>
      </w:r>
      <w:r w:rsidRPr="00753F1A">
        <w:t>This triadic relationship can be interpreted as in standard regression analysis</w:t>
      </w:r>
      <w:r w:rsidR="0063422E" w:rsidRPr="00753F1A">
        <w:t>, with the exception that dependent and independent variables can be inverted</w:t>
      </w:r>
      <w:r w:rsidRPr="00753F1A">
        <w:t xml:space="preserve">. When anger </w:t>
      </w:r>
      <w:r w:rsidR="00984178" w:rsidRPr="00753F1A">
        <w:t xml:space="preserve">equals zero, </w:t>
      </w:r>
      <w:r w:rsidR="0063422E" w:rsidRPr="00753F1A">
        <w:t xml:space="preserve">an increase of a unit of </w:t>
      </w:r>
      <w:r w:rsidR="0063422E" w:rsidRPr="00753F1A">
        <w:rPr>
          <w:i/>
          <w:iCs/>
        </w:rPr>
        <w:t>redis_p</w:t>
      </w:r>
      <w:r w:rsidR="0063422E" w:rsidRPr="00753F1A">
        <w:t xml:space="preserve"> produces an increase of 0.025 unit</w:t>
      </w:r>
      <w:r w:rsidR="00E50427">
        <w:t>s</w:t>
      </w:r>
      <w:r w:rsidR="0063422E" w:rsidRPr="00753F1A">
        <w:t xml:space="preserve"> of </w:t>
      </w:r>
      <w:r w:rsidR="0063422E" w:rsidRPr="00753F1A">
        <w:rPr>
          <w:i/>
          <w:iCs/>
        </w:rPr>
        <w:t>redis_f</w:t>
      </w:r>
      <w:r w:rsidR="0063422E" w:rsidRPr="00753F1A">
        <w:t xml:space="preserve">, and vice versa. As the moderation effect is positive, the higher is anger </w:t>
      </w:r>
      <w:r w:rsidR="00E62E95" w:rsidRPr="00753F1A">
        <w:t>toward</w:t>
      </w:r>
      <w:r w:rsidR="0063422E" w:rsidRPr="00753F1A">
        <w:t xml:space="preserve"> inequality, the stronger the relationship between </w:t>
      </w:r>
      <w:r w:rsidR="0063422E" w:rsidRPr="00753F1A">
        <w:rPr>
          <w:i/>
          <w:iCs/>
        </w:rPr>
        <w:t>redis_p</w:t>
      </w:r>
      <w:r w:rsidR="0063422E" w:rsidRPr="00753F1A">
        <w:t xml:space="preserve"> and </w:t>
      </w:r>
      <w:r w:rsidR="0063422E" w:rsidRPr="00753F1A">
        <w:rPr>
          <w:i/>
          <w:iCs/>
        </w:rPr>
        <w:t>redis_f</w:t>
      </w:r>
      <w:r w:rsidR="0063422E" w:rsidRPr="00753F1A">
        <w:t>.  When anger scores 3 (top right panel of Figure 2) the relationship grows to 0.217. In the other two panels</w:t>
      </w:r>
      <w:r w:rsidR="00976C10" w:rsidRPr="00753F1A">
        <w:t>,</w:t>
      </w:r>
      <w:r w:rsidR="0063422E" w:rsidRPr="00753F1A">
        <w:t xml:space="preserve"> the edge </w:t>
      </w:r>
      <w:r w:rsidR="0063422E" w:rsidRPr="00753F1A">
        <w:rPr>
          <w:i/>
          <w:iCs/>
        </w:rPr>
        <w:t>redis_p</w:t>
      </w:r>
      <w:r w:rsidR="0063422E" w:rsidRPr="00753F1A">
        <w:t xml:space="preserve"> </w:t>
      </w:r>
      <w:r w:rsidR="0063422E" w:rsidRPr="00753F1A">
        <w:rPr>
          <w:i/>
          <w:iCs/>
        </w:rPr>
        <w:t>- redis_</w:t>
      </w:r>
      <w:proofErr w:type="gramStart"/>
      <w:r w:rsidR="0063422E" w:rsidRPr="00753F1A">
        <w:rPr>
          <w:i/>
          <w:iCs/>
        </w:rPr>
        <w:t>f</w:t>
      </w:r>
      <w:r w:rsidR="00976C10" w:rsidRPr="00753F1A">
        <w:rPr>
          <w:i/>
          <w:iCs/>
        </w:rPr>
        <w:t xml:space="preserve"> </w:t>
      </w:r>
      <w:r w:rsidR="0063422E" w:rsidRPr="00753F1A">
        <w:rPr>
          <w:i/>
          <w:iCs/>
        </w:rPr>
        <w:t xml:space="preserve"> </w:t>
      </w:r>
      <w:r w:rsidR="00976C10" w:rsidRPr="00753F1A">
        <w:t>has</w:t>
      </w:r>
      <w:proofErr w:type="gramEnd"/>
      <w:r w:rsidR="0063422E" w:rsidRPr="00753F1A">
        <w:t xml:space="preserve"> </w:t>
      </w:r>
      <w:r w:rsidR="00976C10" w:rsidRPr="00753F1A">
        <w:t xml:space="preserve">a </w:t>
      </w:r>
      <w:r w:rsidR="0063422E" w:rsidRPr="00753F1A">
        <w:t xml:space="preserve">magnitude </w:t>
      </w:r>
      <w:r w:rsidR="00976C10" w:rsidRPr="00753F1A">
        <w:t xml:space="preserve">of </w:t>
      </w:r>
      <w:r w:rsidR="0063422E" w:rsidRPr="00753F1A">
        <w:t xml:space="preserve">0.473 and 0.665. This moderation means that anger </w:t>
      </w:r>
      <w:r w:rsidR="00E62E95" w:rsidRPr="00753F1A">
        <w:t>toward</w:t>
      </w:r>
      <w:r w:rsidR="0063422E" w:rsidRPr="00753F1A">
        <w:t xml:space="preserve"> inequality makes the association between the belief in public redistribution and the judgment on its failure stronger.  </w:t>
      </w:r>
      <w:r w:rsidR="00076524" w:rsidRPr="00753F1A">
        <w:t xml:space="preserve">Note that this association was null in the model (ω = 0). The exploration of three ways interactions shows this relationship is instead very strong, but only for individuals who are angry </w:t>
      </w:r>
      <w:r w:rsidR="00E62E95" w:rsidRPr="00753F1A">
        <w:t>toward</w:t>
      </w:r>
      <w:r w:rsidR="00076524" w:rsidRPr="00753F1A">
        <w:t xml:space="preserve"> inequality. </w:t>
      </w:r>
    </w:p>
    <w:p w14:paraId="024A0D54" w14:textId="77777777" w:rsidR="00E50427" w:rsidRDefault="00E50427" w:rsidP="009F4A1A"/>
    <w:p w14:paraId="4FBF5C7C" w14:textId="569D96CC" w:rsidR="009F4A1A" w:rsidRPr="00753F1A" w:rsidRDefault="000F19FB" w:rsidP="009F4A1A">
      <w:r w:rsidRPr="00753F1A">
        <w:t xml:space="preserve">Other strong moderation effects regard the relationships between </w:t>
      </w:r>
      <w:r w:rsidR="00F94752" w:rsidRPr="00753F1A">
        <w:t xml:space="preserve">the </w:t>
      </w:r>
      <w:r w:rsidR="00544537">
        <w:t>explanations of inequality</w:t>
      </w:r>
      <w:r w:rsidR="00F94752" w:rsidRPr="00753F1A">
        <w:t xml:space="preserve"> </w:t>
      </w:r>
      <w:r w:rsidRPr="00753F1A">
        <w:rPr>
          <w:i/>
          <w:iCs/>
        </w:rPr>
        <w:t>family</w:t>
      </w:r>
      <w:r w:rsidRPr="00753F1A">
        <w:t xml:space="preserve"> and </w:t>
      </w:r>
      <w:r w:rsidRPr="00753F1A">
        <w:rPr>
          <w:i/>
          <w:iCs/>
        </w:rPr>
        <w:t>sex</w:t>
      </w:r>
      <w:r w:rsidRPr="00753F1A">
        <w:t xml:space="preserve">, </w:t>
      </w:r>
      <w:r w:rsidR="00976C1B" w:rsidRPr="00753F1A">
        <w:rPr>
          <w:i/>
          <w:iCs/>
        </w:rPr>
        <w:t>family</w:t>
      </w:r>
      <w:r w:rsidR="009E7588">
        <w:rPr>
          <w:i/>
          <w:iCs/>
        </w:rPr>
        <w:t>,</w:t>
      </w:r>
      <w:r w:rsidR="00976C1B" w:rsidRPr="00753F1A">
        <w:t xml:space="preserve"> and </w:t>
      </w:r>
      <w:r w:rsidR="00976C1B" w:rsidRPr="00753F1A">
        <w:rPr>
          <w:i/>
          <w:iCs/>
        </w:rPr>
        <w:t xml:space="preserve">connec, </w:t>
      </w:r>
      <w:r w:rsidRPr="00753F1A">
        <w:rPr>
          <w:i/>
          <w:iCs/>
        </w:rPr>
        <w:t>edupar</w:t>
      </w:r>
      <w:r w:rsidRPr="00753F1A">
        <w:t xml:space="preserve"> and </w:t>
      </w:r>
      <w:r w:rsidRPr="00753F1A">
        <w:rPr>
          <w:i/>
          <w:iCs/>
        </w:rPr>
        <w:t>race</w:t>
      </w:r>
      <w:r w:rsidR="00F94752" w:rsidRPr="00753F1A">
        <w:rPr>
          <w:i/>
          <w:iCs/>
        </w:rPr>
        <w:t xml:space="preserve">, </w:t>
      </w:r>
      <w:r w:rsidR="00976C1B" w:rsidRPr="00753F1A">
        <w:t>and</w:t>
      </w:r>
      <w:r w:rsidR="00976C1B" w:rsidRPr="00753F1A">
        <w:rPr>
          <w:i/>
          <w:iCs/>
        </w:rPr>
        <w:t xml:space="preserve"> </w:t>
      </w:r>
      <w:r w:rsidR="00F94752" w:rsidRPr="00753F1A">
        <w:rPr>
          <w:i/>
          <w:iCs/>
        </w:rPr>
        <w:t xml:space="preserve">edu </w:t>
      </w:r>
      <w:r w:rsidR="00F94752" w:rsidRPr="00753F1A">
        <w:t xml:space="preserve">and </w:t>
      </w:r>
      <w:r w:rsidR="00F94752" w:rsidRPr="00753F1A">
        <w:rPr>
          <w:i/>
          <w:iCs/>
        </w:rPr>
        <w:t>bribes</w:t>
      </w:r>
      <w:r w:rsidR="00F94752" w:rsidRPr="00753F1A">
        <w:t xml:space="preserve">, </w:t>
      </w:r>
      <w:r w:rsidR="009F4A1A" w:rsidRPr="00753F1A">
        <w:t>(M = 0.06, 0.0</w:t>
      </w:r>
      <w:r w:rsidR="00976C1B" w:rsidRPr="00753F1A">
        <w:t>6</w:t>
      </w:r>
      <w:r w:rsidR="009F4A1A" w:rsidRPr="00753F1A">
        <w:t>,</w:t>
      </w:r>
      <w:r w:rsidR="00F94752" w:rsidRPr="00753F1A">
        <w:t xml:space="preserve"> </w:t>
      </w:r>
      <w:r w:rsidR="00976C1B" w:rsidRPr="00753F1A">
        <w:t>-</w:t>
      </w:r>
      <w:r w:rsidR="00F94752" w:rsidRPr="00753F1A">
        <w:t>0.</w:t>
      </w:r>
      <w:r w:rsidR="009E7588">
        <w:t>0</w:t>
      </w:r>
      <w:r w:rsidR="00F94752" w:rsidRPr="00753F1A">
        <w:t>5,</w:t>
      </w:r>
      <w:r w:rsidR="009F4A1A" w:rsidRPr="00753F1A">
        <w:t xml:space="preserve"> and </w:t>
      </w:r>
      <w:r w:rsidR="00976C1B" w:rsidRPr="00753F1A">
        <w:t>-</w:t>
      </w:r>
      <w:r w:rsidR="009F4A1A" w:rsidRPr="00753F1A">
        <w:t>0.0</w:t>
      </w:r>
      <w:r w:rsidR="00976C1B" w:rsidRPr="00753F1A">
        <w:t>5</w:t>
      </w:r>
      <w:r w:rsidR="009F4A1A" w:rsidRPr="00753F1A">
        <w:t xml:space="preserve"> respectively)</w:t>
      </w:r>
      <w:r w:rsidRPr="00753F1A">
        <w:t>.</w:t>
      </w:r>
      <w:r w:rsidR="00F94752" w:rsidRPr="00753F1A">
        <w:t xml:space="preserve"> Two patterns emerge. On the one hand, increasing levels of anger are associated with reduced boundaries between the endorsement of </w:t>
      </w:r>
      <w:r w:rsidR="008B28B1">
        <w:t>individualist</w:t>
      </w:r>
      <w:r w:rsidR="00F94752" w:rsidRPr="00753F1A">
        <w:t xml:space="preserve"> and </w:t>
      </w:r>
      <w:r w:rsidR="008B28B1">
        <w:t>structuralist</w:t>
      </w:r>
      <w:r w:rsidR="00F94752" w:rsidRPr="00753F1A">
        <w:t xml:space="preserve"> explanations of inequality. </w:t>
      </w:r>
      <w:r w:rsidRPr="00753F1A">
        <w:t>When anger equals zero, perceiving a wealthy family as an important factor for getting ahead in life increases the likelihood of considering sex as important, and vice versa (ω</w:t>
      </w:r>
      <w:r w:rsidR="001F7BA8" w:rsidRPr="00753F1A">
        <w:rPr>
          <w:i/>
          <w:iCs/>
          <w:vertAlign w:val="subscript"/>
        </w:rPr>
        <w:t>family-sex</w:t>
      </w:r>
      <w:r w:rsidRPr="00753F1A">
        <w:t xml:space="preserve"> = 0.065). When anger equals ten, an increase of one unit in the belief of the importance of a rich family increases the belief in the importance of personal sex of 0.475 units. </w:t>
      </w:r>
      <w:r w:rsidR="001F7BA8" w:rsidRPr="00753F1A">
        <w:t>In the same fashion -when anger is zero- perceiving the importance of a wealthy family is weakly related to believing in the importance of having good connections (ω</w:t>
      </w:r>
      <w:r w:rsidR="001F7BA8" w:rsidRPr="00753F1A">
        <w:rPr>
          <w:i/>
          <w:iCs/>
          <w:vertAlign w:val="subscript"/>
        </w:rPr>
        <w:t>family-connec</w:t>
      </w:r>
      <w:r w:rsidR="001F7BA8" w:rsidRPr="00753F1A">
        <w:t xml:space="preserve"> = 0.145). However, for those who report the maximum levels of anger, this relationship became stronger (ω</w:t>
      </w:r>
      <w:r w:rsidR="001F7BA8" w:rsidRPr="00753F1A">
        <w:rPr>
          <w:i/>
          <w:iCs/>
          <w:vertAlign w:val="subscript"/>
        </w:rPr>
        <w:t>family-connec</w:t>
      </w:r>
      <w:r w:rsidR="001F7BA8" w:rsidRPr="00753F1A">
        <w:t xml:space="preserve"> = 0.465). On the other hand, the relationships between other </w:t>
      </w:r>
      <w:r w:rsidR="00544537">
        <w:t>explanations of inequality</w:t>
      </w:r>
      <w:r w:rsidR="001F7BA8" w:rsidRPr="00753F1A">
        <w:t xml:space="preserve"> </w:t>
      </w:r>
      <w:r w:rsidR="00FF04ED" w:rsidRPr="00753F1A">
        <w:t>are</w:t>
      </w:r>
      <w:r w:rsidR="001F7BA8" w:rsidRPr="00753F1A">
        <w:t xml:space="preserve"> negatively moderated by anger, meaning that the endorsement of structuralist explanations reduces the likelihood of believing in </w:t>
      </w:r>
      <w:r w:rsidR="008B28B1">
        <w:t>individualist</w:t>
      </w:r>
      <w:r w:rsidR="001F7BA8" w:rsidRPr="00753F1A">
        <w:t xml:space="preserve"> ones, and vice versa. In the mgm of Figure 1, the perceptions of the importance of </w:t>
      </w:r>
      <w:r w:rsidR="00FF04ED" w:rsidRPr="00753F1A">
        <w:t>good parental education</w:t>
      </w:r>
      <w:r w:rsidR="001F7BA8" w:rsidRPr="00753F1A">
        <w:t xml:space="preserve"> and </w:t>
      </w:r>
      <w:r w:rsidR="00FF04ED" w:rsidRPr="00753F1A">
        <w:t>personal race</w:t>
      </w:r>
      <w:r w:rsidR="001F7BA8" w:rsidRPr="00753F1A">
        <w:t xml:space="preserve"> are not associated (ω</w:t>
      </w:r>
      <w:r w:rsidR="00FF04ED" w:rsidRPr="00753F1A">
        <w:rPr>
          <w:i/>
          <w:iCs/>
          <w:vertAlign w:val="subscript"/>
        </w:rPr>
        <w:t>edupar-ra</w:t>
      </w:r>
      <w:r w:rsidR="001F7BA8" w:rsidRPr="00753F1A">
        <w:rPr>
          <w:i/>
          <w:iCs/>
          <w:vertAlign w:val="subscript"/>
        </w:rPr>
        <w:t>c</w:t>
      </w:r>
      <w:r w:rsidR="00FF04ED" w:rsidRPr="00753F1A">
        <w:rPr>
          <w:i/>
          <w:iCs/>
          <w:vertAlign w:val="subscript"/>
        </w:rPr>
        <w:t>e</w:t>
      </w:r>
      <w:r w:rsidR="001F7BA8" w:rsidRPr="00753F1A">
        <w:t xml:space="preserve"> = 0)</w:t>
      </w:r>
      <w:r w:rsidR="00FF04ED" w:rsidRPr="00753F1A">
        <w:t xml:space="preserve">. However, when anger equals ten, an increase of one unit on the item </w:t>
      </w:r>
      <w:r w:rsidR="00FF04ED" w:rsidRPr="00753F1A">
        <w:rPr>
          <w:i/>
          <w:iCs/>
        </w:rPr>
        <w:t xml:space="preserve">edupar </w:t>
      </w:r>
      <w:r w:rsidR="00FF04ED" w:rsidRPr="00753F1A">
        <w:t xml:space="preserve">is associated with a decrease of 0.300 of the variable </w:t>
      </w:r>
      <w:proofErr w:type="gramStart"/>
      <w:r w:rsidR="00FF04ED" w:rsidRPr="00753F1A">
        <w:rPr>
          <w:i/>
          <w:iCs/>
        </w:rPr>
        <w:t>race</w:t>
      </w:r>
      <w:proofErr w:type="gramEnd"/>
      <w:r w:rsidR="00FF04ED" w:rsidRPr="00753F1A">
        <w:t xml:space="preserve">, and vice versa. Similarly, </w:t>
      </w:r>
      <w:r w:rsidR="00976C1B" w:rsidRPr="00753F1A">
        <w:t>the perceptions of the importance of personal education and giving bribes are weakly and negatively associated when anger is low (ω</w:t>
      </w:r>
      <w:r w:rsidR="00976C1B" w:rsidRPr="00753F1A">
        <w:rPr>
          <w:i/>
          <w:iCs/>
          <w:vertAlign w:val="subscript"/>
        </w:rPr>
        <w:t>edu-bribes</w:t>
      </w:r>
      <w:r w:rsidR="00976C1B" w:rsidRPr="00753F1A">
        <w:t xml:space="preserve"> = -0.018) and became strongly opposed when anger scores its maximum (ω</w:t>
      </w:r>
      <w:r w:rsidR="00976C1B" w:rsidRPr="00753F1A">
        <w:rPr>
          <w:i/>
          <w:iCs/>
          <w:vertAlign w:val="subscript"/>
        </w:rPr>
        <w:t>edu-bribes</w:t>
      </w:r>
      <w:r w:rsidR="00976C1B" w:rsidRPr="00753F1A">
        <w:t xml:space="preserve"> -0.418). </w:t>
      </w:r>
    </w:p>
    <w:p w14:paraId="5997B63C" w14:textId="77777777" w:rsidR="00E50427" w:rsidRDefault="00E50427" w:rsidP="00520C18"/>
    <w:p w14:paraId="588B6640" w14:textId="5C151102" w:rsidR="00E52EE8" w:rsidRPr="00753F1A" w:rsidRDefault="00976C1B" w:rsidP="00520C18">
      <w:r w:rsidRPr="00753F1A">
        <w:t>Another strong moderation effect regards</w:t>
      </w:r>
      <w:r w:rsidR="009F4A1A" w:rsidRPr="00753F1A">
        <w:t xml:space="preserve"> </w:t>
      </w:r>
      <w:r w:rsidR="00F94752" w:rsidRPr="00753F1A">
        <w:rPr>
          <w:i/>
          <w:iCs/>
        </w:rPr>
        <w:t>edu</w:t>
      </w:r>
      <w:r w:rsidR="00F94752" w:rsidRPr="00753F1A">
        <w:t xml:space="preserve"> and </w:t>
      </w:r>
      <w:r w:rsidR="00F94752" w:rsidRPr="00753F1A">
        <w:rPr>
          <w:i/>
          <w:iCs/>
        </w:rPr>
        <w:t>redis_m</w:t>
      </w:r>
      <w:r w:rsidR="00F94752" w:rsidRPr="00753F1A">
        <w:t xml:space="preserve">. </w:t>
      </w:r>
      <w:r w:rsidRPr="00753F1A">
        <w:t>W</w:t>
      </w:r>
      <w:r w:rsidR="009F4A1A" w:rsidRPr="00753F1A">
        <w:t xml:space="preserve">hen anger is zero, believing in the importance of personal education is weakly </w:t>
      </w:r>
      <w:r w:rsidRPr="00753F1A">
        <w:t>predictive</w:t>
      </w:r>
      <w:r w:rsidR="009F4A1A" w:rsidRPr="00753F1A">
        <w:t xml:space="preserve"> </w:t>
      </w:r>
      <w:r w:rsidRPr="00753F1A">
        <w:t>of</w:t>
      </w:r>
      <w:r w:rsidR="009F4A1A" w:rsidRPr="00753F1A">
        <w:t xml:space="preserve"> the belief in market redistribution (ω = 0.009). This relationship is much stronger when anger equals ten (ω</w:t>
      </w:r>
      <w:r w:rsidRPr="00753F1A">
        <w:rPr>
          <w:i/>
          <w:iCs/>
          <w:vertAlign w:val="subscript"/>
        </w:rPr>
        <w:t>edu-redis_m</w:t>
      </w:r>
      <w:r w:rsidR="009F4A1A" w:rsidRPr="00753F1A">
        <w:t xml:space="preserve"> = 0.269). Note </w:t>
      </w:r>
      <w:r w:rsidR="00E52EE8" w:rsidRPr="00753F1A">
        <w:t xml:space="preserve">that this moderation entails that nodes’ importance in the network can change dramatically when considering the role of the cognitive variable. For individuals who do not experience anger </w:t>
      </w:r>
      <w:r w:rsidR="00E62E95" w:rsidRPr="00753F1A">
        <w:t>toward</w:t>
      </w:r>
      <w:r w:rsidR="00E52EE8" w:rsidRPr="00753F1A">
        <w:t xml:space="preserve"> inequality, the belief i</w:t>
      </w:r>
      <w:r w:rsidR="0012415C">
        <w:t>n</w:t>
      </w:r>
      <w:r w:rsidR="00E52EE8" w:rsidRPr="00753F1A">
        <w:t xml:space="preserve"> market redistribution is a peripheral variable (see Figure 2), whose variance is only marginally captured by the model (Figure 1). However, when individuals </w:t>
      </w:r>
      <w:r w:rsidR="00976C10" w:rsidRPr="00753F1A">
        <w:t>are</w:t>
      </w:r>
      <w:r w:rsidR="00E52EE8" w:rsidRPr="00753F1A">
        <w:t xml:space="preserve"> angry, the belief in market distribution interacts more firmly with the other nodes, becoming more central in the network of perceptions, beliefs, and judgments about inequality. Finally, some moderation effects also involve pay criteria. For example, </w:t>
      </w:r>
      <w:r w:rsidR="00520C18" w:rsidRPr="00753F1A">
        <w:t xml:space="preserve">an increase of one point in the perception of </w:t>
      </w:r>
      <w:r w:rsidR="002B43B1">
        <w:t xml:space="preserve">large </w:t>
      </w:r>
      <w:r w:rsidR="00520C18" w:rsidRPr="00753F1A">
        <w:t>income inequality</w:t>
      </w:r>
      <w:r w:rsidR="00E52EE8" w:rsidRPr="00753F1A">
        <w:t xml:space="preserve"> </w:t>
      </w:r>
      <w:r w:rsidR="00520C18" w:rsidRPr="00753F1A">
        <w:t xml:space="preserve">increases the belief in merit as a just allocation principle of only 0.010 units, when anger is equal to zero. A variation of the same entity of </w:t>
      </w:r>
      <w:r w:rsidR="00520C18" w:rsidRPr="00753F1A">
        <w:rPr>
          <w:i/>
          <w:iCs/>
        </w:rPr>
        <w:t xml:space="preserve">ineq_p </w:t>
      </w:r>
      <w:r w:rsidR="00520C18" w:rsidRPr="00753F1A">
        <w:t xml:space="preserve">would produce an increase in </w:t>
      </w:r>
      <w:r w:rsidR="00520C18" w:rsidRPr="00753F1A">
        <w:rPr>
          <w:i/>
          <w:iCs/>
        </w:rPr>
        <w:t>merit</w:t>
      </w:r>
      <w:r w:rsidR="00520C18" w:rsidRPr="00753F1A">
        <w:t xml:space="preserve">’s levels of 0.043, 0.087, and 0.120 units when anger scores 3, 7, and 10. </w:t>
      </w:r>
    </w:p>
    <w:p w14:paraId="69885271" w14:textId="77777777" w:rsidR="00654A75" w:rsidRPr="00753F1A" w:rsidRDefault="00654A75" w:rsidP="007E7B00"/>
    <w:p w14:paraId="12E09CDC" w14:textId="2204109A" w:rsidR="00654A75" w:rsidRPr="00753F1A" w:rsidDel="001C1754" w:rsidRDefault="00F651AE" w:rsidP="007E7B00">
      <w:pPr>
        <w:rPr>
          <w:del w:id="133" w:author="Arturo Bertero" w:date="2024-04-23T21:49:00Z"/>
          <w:b/>
          <w:bCs/>
        </w:rPr>
      </w:pPr>
      <w:del w:id="134" w:author="Arturo Bertero" w:date="2024-04-23T21:49:00Z">
        <w:r w:rsidRPr="00753F1A" w:rsidDel="001C1754">
          <w:rPr>
            <w:b/>
            <w:bCs/>
          </w:rPr>
          <w:delText>Something on density</w:delText>
        </w:r>
        <w:r w:rsidR="00520C18" w:rsidRPr="00753F1A" w:rsidDel="001C1754">
          <w:rPr>
            <w:b/>
            <w:bCs/>
          </w:rPr>
          <w:delText xml:space="preserve"> and </w:delText>
        </w:r>
        <w:r w:rsidR="0012415C" w:rsidRPr="00753F1A" w:rsidDel="001C1754">
          <w:rPr>
            <w:b/>
            <w:bCs/>
          </w:rPr>
          <w:delText>signs</w:delText>
        </w:r>
      </w:del>
    </w:p>
    <w:p w14:paraId="3BFB7B55" w14:textId="39B73981" w:rsidR="00976C10" w:rsidRPr="00753F1A" w:rsidRDefault="00CE0A87" w:rsidP="00976C10">
      <w:r w:rsidRPr="00753F1A">
        <w:t xml:space="preserve">The description of these moderation effects introduces two important findings relative to the structure of the network of attitudes </w:t>
      </w:r>
      <w:r w:rsidR="00E62E95" w:rsidRPr="00753F1A">
        <w:t>toward</w:t>
      </w:r>
      <w:r w:rsidRPr="00753F1A">
        <w:t xml:space="preserve"> inequality. When </w:t>
      </w:r>
      <w:r w:rsidR="0043300A" w:rsidRPr="00753F1A">
        <w:t xml:space="preserve">anger is low, the estimated networks show lower mean edge absolute values and a low number of negative associations. For example, when anger </w:t>
      </w:r>
      <w:r w:rsidR="00E62E95" w:rsidRPr="00753F1A">
        <w:lastRenderedPageBreak/>
        <w:t>toward</w:t>
      </w:r>
      <w:r w:rsidR="0043300A" w:rsidRPr="00753F1A">
        <w:t xml:space="preserve"> inequality scores 0 and 3, the networks of attitudes have mean absolute edge weights of 0.061 and 0.068, and only 46 and 59 associations are negative in sign. When anger scores 7 and 10, the mean absolute edge weight is 0.101 and 0.127, and the number of negative edges grows to 62 and 63. Thus, an increased level of anger produces tighter associations in the belief system and prompts individuals to organize </w:t>
      </w:r>
      <w:r w:rsidR="00B67272" w:rsidRPr="00753F1A">
        <w:t>their perceptions, beliefs, and judgments in a potentially conflictual way.</w:t>
      </w:r>
      <w:r w:rsidR="0043300A" w:rsidRPr="00753F1A">
        <w:t xml:space="preserve"> </w:t>
      </w:r>
    </w:p>
    <w:p w14:paraId="169820C6" w14:textId="77777777" w:rsidR="00976C10" w:rsidRPr="00753F1A" w:rsidRDefault="00976C10" w:rsidP="00976C10"/>
    <w:p w14:paraId="3EA4592C" w14:textId="7564E1FC" w:rsidR="00654A75" w:rsidRPr="00753F1A" w:rsidRDefault="00246664" w:rsidP="007E7B00">
      <w:pPr>
        <w:pStyle w:val="Heading2"/>
      </w:pPr>
      <w:r w:rsidRPr="00753F1A">
        <w:t xml:space="preserve">4.3 Simulating </w:t>
      </w:r>
      <w:r w:rsidR="00976C10" w:rsidRPr="00753F1A">
        <w:t xml:space="preserve">attitude </w:t>
      </w:r>
      <w:r w:rsidRPr="00753F1A">
        <w:t xml:space="preserve">change </w:t>
      </w:r>
    </w:p>
    <w:p w14:paraId="6BE78F10" w14:textId="77777777" w:rsidR="00B67272" w:rsidRPr="00753F1A" w:rsidRDefault="00B67272" w:rsidP="00B67272"/>
    <w:p w14:paraId="4F93F010" w14:textId="6EEB3F46" w:rsidR="00654A75" w:rsidRPr="00753F1A" w:rsidRDefault="00976C10" w:rsidP="007E7B00">
      <w:r w:rsidRPr="00753F1A">
        <w:t xml:space="preserve">Since nodes differ in centrality, changes in important nodes could produce larger readjustment processes than those triggered by changes in peripheral ones. </w:t>
      </w:r>
      <w:r w:rsidR="00B67272" w:rsidRPr="00753F1A">
        <w:t xml:space="preserve">To </w:t>
      </w:r>
      <w:r w:rsidR="00760DBE" w:rsidRPr="00753F1A">
        <w:t>test for this</w:t>
      </w:r>
      <w:r w:rsidR="00B67272" w:rsidRPr="00753F1A">
        <w:t xml:space="preserve">, full-scale variables are dichotomized, and an Ising simulation is </w:t>
      </w:r>
      <w:r w:rsidR="00760DBE" w:rsidRPr="00753F1A">
        <w:t>implemented</w:t>
      </w:r>
      <w:r w:rsidR="00B67272" w:rsidRPr="00753F1A">
        <w:t xml:space="preserve">. Table 1 of the </w:t>
      </w:r>
      <w:r w:rsidR="00D20168">
        <w:t>Supplemental Material</w:t>
      </w:r>
      <w:r w:rsidR="00B67272" w:rsidRPr="00753F1A">
        <w:t xml:space="preserve"> shows descriptives of the dummy variables. Figure 4 plots the resulting network (top panel) and the strength centrality of each node (bottom one). </w:t>
      </w:r>
    </w:p>
    <w:p w14:paraId="3D61FB21" w14:textId="77777777" w:rsidR="00B67272" w:rsidRPr="00753F1A" w:rsidRDefault="00B67272" w:rsidP="007E7B00"/>
    <w:p w14:paraId="1F5EF9CC" w14:textId="5AAEDCE7" w:rsidR="00654A75" w:rsidRPr="00753F1A" w:rsidRDefault="00654A75" w:rsidP="003A27F5">
      <w:pPr>
        <w:jc w:val="center"/>
      </w:pPr>
      <w:r w:rsidRPr="00753F1A">
        <w:t xml:space="preserve">Figure 4: Ising </w:t>
      </w:r>
      <w:r w:rsidR="007C35A8">
        <w:t xml:space="preserve">Model - </w:t>
      </w:r>
      <w:r w:rsidR="007C35A8" w:rsidRPr="007C35A8">
        <w:t>Network of attitudes toward inequality</w:t>
      </w:r>
      <w:r w:rsidR="007C35A8">
        <w:t xml:space="preserve"> </w:t>
      </w:r>
      <w:r w:rsidRPr="00753F1A">
        <w:t>and centrality table</w:t>
      </w:r>
    </w:p>
    <w:p w14:paraId="607FBC12" w14:textId="64281313" w:rsidR="00654A75" w:rsidRPr="00753F1A" w:rsidRDefault="00654A75" w:rsidP="007E7B00">
      <w:r w:rsidRPr="00753F1A">
        <w:rPr>
          <w:noProof/>
        </w:rPr>
        <w:drawing>
          <wp:inline distT="0" distB="0" distL="0" distR="0" wp14:anchorId="7070BE9A" wp14:editId="6B9DB12D">
            <wp:extent cx="5716514" cy="5852622"/>
            <wp:effectExtent l="0" t="0" r="0" b="0"/>
            <wp:docPr id="20475892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589200"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90873" cy="5928751"/>
                    </a:xfrm>
                    <a:prstGeom prst="rect">
                      <a:avLst/>
                    </a:prstGeom>
                  </pic:spPr>
                </pic:pic>
              </a:graphicData>
            </a:graphic>
          </wp:inline>
        </w:drawing>
      </w:r>
    </w:p>
    <w:p w14:paraId="2E9F943D" w14:textId="1461CA4B" w:rsidR="00654A75" w:rsidRPr="00753F1A" w:rsidRDefault="003A27F5" w:rsidP="007E7B00">
      <w:pPr>
        <w:rPr>
          <w:sz w:val="20"/>
          <w:szCs w:val="20"/>
        </w:rPr>
      </w:pPr>
      <w:r w:rsidRPr="00753F1A">
        <w:rPr>
          <w:i/>
          <w:iCs/>
          <w:sz w:val="20"/>
          <w:szCs w:val="20"/>
        </w:rPr>
        <w:t>Caption:</w:t>
      </w:r>
      <w:r w:rsidRPr="00753F1A">
        <w:rPr>
          <w:sz w:val="20"/>
          <w:szCs w:val="20"/>
        </w:rPr>
        <w:t xml:space="preserve"> The top panel shows the results of the Ising estimation. The bottom panel shows z-scores of Strength centrality. </w:t>
      </w:r>
    </w:p>
    <w:p w14:paraId="4F1DBE1F" w14:textId="77777777" w:rsidR="00760DBE" w:rsidRPr="00753F1A" w:rsidRDefault="00760DBE" w:rsidP="007E7B00">
      <w:pPr>
        <w:rPr>
          <w:sz w:val="20"/>
          <w:szCs w:val="20"/>
        </w:rPr>
      </w:pPr>
    </w:p>
    <w:p w14:paraId="0083509A" w14:textId="3168951F" w:rsidR="00B67272" w:rsidRPr="00753F1A" w:rsidRDefault="00B67272" w:rsidP="007E7B00">
      <w:r w:rsidRPr="00753F1A">
        <w:lastRenderedPageBreak/>
        <w:t xml:space="preserve">Contrary to Figure 1 and Figure 2, </w:t>
      </w:r>
      <w:r w:rsidR="00C15D1A" w:rsidRPr="00753F1A">
        <w:t xml:space="preserve">the </w:t>
      </w:r>
      <w:r w:rsidRPr="00753F1A">
        <w:t>edges of Figure 4 represent regularized logistic regression coefficients</w:t>
      </w:r>
      <w:r w:rsidR="00760DBE" w:rsidRPr="00753F1A">
        <w:t>.</w:t>
      </w:r>
      <w:r w:rsidRPr="00753F1A">
        <w:t xml:space="preserve"> The layout of the network replicates that of Figure 1, to improve the comparability between the full and reduced-scale network estimation. </w:t>
      </w:r>
      <w:r w:rsidR="00CE55A3" w:rsidRPr="00753F1A">
        <w:t xml:space="preserve">The Ising network has a similar density to the full-scale one (density = 0.32). Moreover, the strongest edges of Figure 1 remain the most important in the Ising model. Indeed, the strongest associations in the networks are those between </w:t>
      </w:r>
      <w:r w:rsidR="00CE55A3" w:rsidRPr="00753F1A">
        <w:rPr>
          <w:i/>
          <w:iCs/>
        </w:rPr>
        <w:t xml:space="preserve">race </w:t>
      </w:r>
      <w:r w:rsidR="00CE55A3" w:rsidRPr="00753F1A">
        <w:t xml:space="preserve">and </w:t>
      </w:r>
      <w:r w:rsidR="00CE55A3" w:rsidRPr="00753F1A">
        <w:rPr>
          <w:i/>
          <w:iCs/>
        </w:rPr>
        <w:t>sex</w:t>
      </w:r>
      <w:r w:rsidR="00CE55A3" w:rsidRPr="00753F1A">
        <w:t xml:space="preserve">, </w:t>
      </w:r>
      <w:r w:rsidR="00CE55A3" w:rsidRPr="00753F1A">
        <w:rPr>
          <w:i/>
          <w:iCs/>
        </w:rPr>
        <w:t>reg_p</w:t>
      </w:r>
      <w:r w:rsidR="00CE55A3" w:rsidRPr="00753F1A">
        <w:t xml:space="preserve"> and </w:t>
      </w:r>
      <w:r w:rsidR="00CE55A3" w:rsidRPr="00753F1A">
        <w:rPr>
          <w:i/>
          <w:iCs/>
        </w:rPr>
        <w:t>prog_b</w:t>
      </w:r>
      <w:r w:rsidR="00CE55A3" w:rsidRPr="00753F1A">
        <w:t xml:space="preserve">, </w:t>
      </w:r>
      <w:r w:rsidR="00CE55A3" w:rsidRPr="00753F1A">
        <w:rPr>
          <w:i/>
          <w:iCs/>
        </w:rPr>
        <w:t>connec</w:t>
      </w:r>
      <w:r w:rsidR="00CE55A3" w:rsidRPr="00753F1A">
        <w:t xml:space="preserve"> and </w:t>
      </w:r>
      <w:r w:rsidR="00CE55A3" w:rsidRPr="00753F1A">
        <w:rPr>
          <w:i/>
          <w:iCs/>
        </w:rPr>
        <w:t>bribes</w:t>
      </w:r>
      <w:r w:rsidR="00CE55A3" w:rsidRPr="00753F1A">
        <w:t xml:space="preserve">, </w:t>
      </w:r>
      <w:r w:rsidR="00CE55A3" w:rsidRPr="00753F1A">
        <w:rPr>
          <w:i/>
          <w:iCs/>
        </w:rPr>
        <w:t>ineq_p</w:t>
      </w:r>
      <w:r w:rsidR="009E7588">
        <w:rPr>
          <w:i/>
          <w:iCs/>
        </w:rPr>
        <w:t>,</w:t>
      </w:r>
      <w:r w:rsidR="00CE55A3" w:rsidRPr="00753F1A">
        <w:rPr>
          <w:i/>
          <w:iCs/>
        </w:rPr>
        <w:t xml:space="preserve"> </w:t>
      </w:r>
      <w:r w:rsidR="00CE55A3" w:rsidRPr="00753F1A">
        <w:t>and</w:t>
      </w:r>
      <w:r w:rsidR="00CE55A3" w:rsidRPr="00753F1A">
        <w:rPr>
          <w:i/>
          <w:iCs/>
        </w:rPr>
        <w:t xml:space="preserve"> redis_p</w:t>
      </w:r>
      <w:r w:rsidR="00CE55A3" w:rsidRPr="00753F1A">
        <w:t xml:space="preserve">. </w:t>
      </w:r>
      <w:r w:rsidR="00760DBE" w:rsidRPr="00753F1A">
        <w:t>Therefore,</w:t>
      </w:r>
      <w:r w:rsidR="00BA0532" w:rsidRPr="00753F1A">
        <w:t xml:space="preserve"> strength </w:t>
      </w:r>
      <w:r w:rsidR="00760DBE" w:rsidRPr="00753F1A">
        <w:t>scores</w:t>
      </w:r>
      <w:r w:rsidR="00BA0532" w:rsidRPr="00753F1A">
        <w:t xml:space="preserve"> are consistent</w:t>
      </w:r>
      <w:r w:rsidR="00760DBE" w:rsidRPr="00753F1A">
        <w:t>.</w:t>
      </w:r>
      <w:r w:rsidR="00BA0532" w:rsidRPr="00753F1A">
        <w:t xml:space="preserve"> The bottom panel of Figure 4 shows </w:t>
      </w:r>
      <w:r w:rsidR="00760DBE" w:rsidRPr="00753F1A">
        <w:t xml:space="preserve">that </w:t>
      </w:r>
      <w:r w:rsidR="00BA0532" w:rsidRPr="00753F1A">
        <w:rPr>
          <w:i/>
          <w:iCs/>
        </w:rPr>
        <w:t>ineq_p</w:t>
      </w:r>
      <w:r w:rsidR="00BA0532" w:rsidRPr="00753F1A">
        <w:t xml:space="preserve">, </w:t>
      </w:r>
      <w:r w:rsidR="00BA0532" w:rsidRPr="00753F1A">
        <w:rPr>
          <w:i/>
          <w:iCs/>
        </w:rPr>
        <w:t>race</w:t>
      </w:r>
      <w:r w:rsidR="00BA0532" w:rsidRPr="00753F1A">
        <w:t xml:space="preserve">, and </w:t>
      </w:r>
      <w:r w:rsidR="00BA0532" w:rsidRPr="00753F1A">
        <w:rPr>
          <w:i/>
          <w:iCs/>
        </w:rPr>
        <w:t>redis_p</w:t>
      </w:r>
      <w:r w:rsidR="00BA0532" w:rsidRPr="00753F1A">
        <w:t xml:space="preserve"> are the most central nodes, whereas pay criteria and </w:t>
      </w:r>
      <w:r w:rsidR="00BA0532" w:rsidRPr="00753F1A">
        <w:rPr>
          <w:i/>
          <w:iCs/>
        </w:rPr>
        <w:t>redis_m</w:t>
      </w:r>
      <w:r w:rsidR="00BA0532" w:rsidRPr="00753F1A">
        <w:t xml:space="preserve"> are the most peripheral ones. Figure 1 in the </w:t>
      </w:r>
      <w:r w:rsidR="00D20168">
        <w:t>Supplemental Material</w:t>
      </w:r>
      <w:r w:rsidR="00BA0532" w:rsidRPr="00753F1A">
        <w:t xml:space="preserve"> compares the standardized centrality scores</w:t>
      </w:r>
      <w:r w:rsidR="00CE55A3" w:rsidRPr="00753F1A">
        <w:t xml:space="preserve"> </w:t>
      </w:r>
      <w:r w:rsidR="00BA0532" w:rsidRPr="00753F1A">
        <w:t xml:space="preserve">that each node totalizes in the two models. The plot confirms the ranking is subject to marginal variations only, with the position of the node </w:t>
      </w:r>
      <w:r w:rsidR="00BA0532" w:rsidRPr="00753F1A">
        <w:rPr>
          <w:i/>
          <w:iCs/>
        </w:rPr>
        <w:t>redis_p</w:t>
      </w:r>
      <w:r w:rsidR="00BA0532" w:rsidRPr="00753F1A">
        <w:t xml:space="preserve"> being the most important exception (</w:t>
      </w:r>
      <w:r w:rsidR="00760DBE" w:rsidRPr="00753F1A">
        <w:t xml:space="preserve">it is </w:t>
      </w:r>
      <w:r w:rsidR="00BA0532" w:rsidRPr="00753F1A">
        <w:t xml:space="preserve">the most important node in the full-scale network, the third in the Ising one). As for the mgm network, the point estimates of the strength scores of the most important nodes of the Ising network do not statistically differ. Indeed, </w:t>
      </w:r>
      <w:r w:rsidR="004431B8" w:rsidRPr="00753F1A">
        <w:t xml:space="preserve">the nodes </w:t>
      </w:r>
      <w:r w:rsidR="004431B8" w:rsidRPr="00753F1A">
        <w:rPr>
          <w:i/>
          <w:iCs/>
        </w:rPr>
        <w:t>ineq_p</w:t>
      </w:r>
      <w:r w:rsidR="004431B8" w:rsidRPr="00753F1A">
        <w:t xml:space="preserve">, </w:t>
      </w:r>
      <w:r w:rsidR="004431B8" w:rsidRPr="00753F1A">
        <w:rPr>
          <w:i/>
          <w:iCs/>
        </w:rPr>
        <w:t>race</w:t>
      </w:r>
      <w:r w:rsidR="004431B8" w:rsidRPr="00753F1A">
        <w:t xml:space="preserve">, </w:t>
      </w:r>
      <w:r w:rsidR="004431B8" w:rsidRPr="00753F1A">
        <w:rPr>
          <w:i/>
          <w:iCs/>
        </w:rPr>
        <w:t>redis_p,</w:t>
      </w:r>
      <w:r w:rsidR="004431B8" w:rsidRPr="00753F1A">
        <w:t xml:space="preserve"> and </w:t>
      </w:r>
      <w:r w:rsidR="00CA67DD" w:rsidRPr="00753F1A">
        <w:rPr>
          <w:i/>
          <w:iCs/>
        </w:rPr>
        <w:t>family</w:t>
      </w:r>
      <w:r w:rsidR="004431B8" w:rsidRPr="00753F1A">
        <w:t xml:space="preserve"> have raw centrality scores of 5.819, 5.131, 4.473, and </w:t>
      </w:r>
      <w:r w:rsidR="00CA67DD" w:rsidRPr="00753F1A">
        <w:t xml:space="preserve">4.076 </w:t>
      </w:r>
      <w:r w:rsidR="004431B8" w:rsidRPr="00753F1A">
        <w:t>respectively</w:t>
      </w:r>
      <w:r w:rsidR="00760DBE" w:rsidRPr="00753F1A">
        <w:t>.</w:t>
      </w:r>
      <w:r w:rsidR="004431B8" w:rsidRPr="00753F1A">
        <w:t xml:space="preserve"> </w:t>
      </w:r>
      <w:r w:rsidR="00760DBE" w:rsidRPr="00753F1A">
        <w:t>B</w:t>
      </w:r>
      <w:r w:rsidR="004431B8" w:rsidRPr="00753F1A">
        <w:t>ootstrap tests reveal overlapping CIs</w:t>
      </w:r>
      <w:r w:rsidR="00CA67DD" w:rsidRPr="00753F1A">
        <w:t xml:space="preserve"> for many of these differences</w:t>
      </w:r>
      <w:r w:rsidR="004431B8" w:rsidRPr="00753F1A">
        <w:rPr>
          <w:rStyle w:val="FootnoteReference"/>
        </w:rPr>
        <w:footnoteReference w:id="8"/>
      </w:r>
      <w:r w:rsidR="004431B8" w:rsidRPr="00753F1A">
        <w:t>.</w:t>
      </w:r>
      <w:r w:rsidR="009224F7" w:rsidRPr="00753F1A">
        <w:t xml:space="preserve"> Yet, </w:t>
      </w:r>
      <w:r w:rsidR="009224F7" w:rsidRPr="00753F1A">
        <w:rPr>
          <w:i/>
          <w:iCs/>
        </w:rPr>
        <w:t>ineq_p</w:t>
      </w:r>
      <w:r w:rsidR="009224F7" w:rsidRPr="00753F1A">
        <w:t xml:space="preserve"> and </w:t>
      </w:r>
      <w:r w:rsidR="009224F7" w:rsidRPr="00753F1A">
        <w:rPr>
          <w:i/>
          <w:iCs/>
        </w:rPr>
        <w:t>redis_p</w:t>
      </w:r>
      <w:r w:rsidR="009224F7" w:rsidRPr="00753F1A">
        <w:t xml:space="preserve"> </w:t>
      </w:r>
      <w:proofErr w:type="gramStart"/>
      <w:r w:rsidR="009224F7" w:rsidRPr="00753F1A">
        <w:t>are</w:t>
      </w:r>
      <w:proofErr w:type="gramEnd"/>
      <w:r w:rsidR="009224F7" w:rsidRPr="00753F1A">
        <w:t xml:space="preserve"> more central than the majority of other nodes. The score of the former </w:t>
      </w:r>
      <w:r w:rsidR="00760DBE" w:rsidRPr="00753F1A">
        <w:t xml:space="preserve">is </w:t>
      </w:r>
      <w:r w:rsidR="009224F7" w:rsidRPr="00753F1A">
        <w:t xml:space="preserve">significantly </w:t>
      </w:r>
      <w:r w:rsidR="00760DBE" w:rsidRPr="00753F1A">
        <w:t>higher</w:t>
      </w:r>
      <w:r w:rsidR="009224F7" w:rsidRPr="00753F1A">
        <w:t xml:space="preserve"> </w:t>
      </w:r>
      <w:r w:rsidR="004246FB">
        <w:t>than</w:t>
      </w:r>
      <w:r w:rsidR="009224F7" w:rsidRPr="00753F1A">
        <w:t xml:space="preserve"> </w:t>
      </w:r>
      <w:r w:rsidR="00760DBE" w:rsidRPr="00753F1A">
        <w:t>those of</w:t>
      </w:r>
      <w:r w:rsidR="009224F7" w:rsidRPr="00753F1A">
        <w:t xml:space="preserve"> nodes below </w:t>
      </w:r>
      <w:r w:rsidR="009224F7" w:rsidRPr="00753F1A">
        <w:rPr>
          <w:i/>
          <w:iCs/>
        </w:rPr>
        <w:t>family</w:t>
      </w:r>
      <w:r w:rsidR="009224F7" w:rsidRPr="00753F1A">
        <w:t xml:space="preserve"> in the centrality table of Figure 4</w:t>
      </w:r>
      <w:r w:rsidR="002D0BE6" w:rsidRPr="00753F1A">
        <w:rPr>
          <w:rStyle w:val="FootnoteReference"/>
        </w:rPr>
        <w:footnoteReference w:id="9"/>
      </w:r>
      <w:r w:rsidR="009224F7" w:rsidRPr="00753F1A">
        <w:t>; the score of the latter i</w:t>
      </w:r>
      <w:r w:rsidR="002D0BE6" w:rsidRPr="00753F1A">
        <w:t xml:space="preserve">s </w:t>
      </w:r>
      <w:r w:rsidR="00760DBE" w:rsidRPr="00753F1A">
        <w:t>higher</w:t>
      </w:r>
      <w:r w:rsidR="002D0BE6" w:rsidRPr="00753F1A">
        <w:t xml:space="preserve"> </w:t>
      </w:r>
      <w:r w:rsidR="004246FB">
        <w:t>than</w:t>
      </w:r>
      <w:r w:rsidR="002D0BE6" w:rsidRPr="00753F1A">
        <w:t xml:space="preserve"> those of nodes below </w:t>
      </w:r>
      <w:r w:rsidR="002D0BE6" w:rsidRPr="00753F1A">
        <w:rPr>
          <w:i/>
          <w:iCs/>
        </w:rPr>
        <w:t>connec</w:t>
      </w:r>
      <w:r w:rsidR="009224F7" w:rsidRPr="00753F1A">
        <w:rPr>
          <w:rStyle w:val="FootnoteReference"/>
        </w:rPr>
        <w:footnoteReference w:id="10"/>
      </w:r>
      <w:r w:rsidR="009224F7" w:rsidRPr="00753F1A">
        <w:t>. T</w:t>
      </w:r>
      <w:r w:rsidR="00CA67DD" w:rsidRPr="00753F1A">
        <w:t xml:space="preserve">he CS coefficient is remarkably high also for these estimates (0.75). </w:t>
      </w:r>
      <w:r w:rsidR="009224F7" w:rsidRPr="00753F1A">
        <w:t xml:space="preserve">Finally, the </w:t>
      </w:r>
      <w:r w:rsidR="00F53926">
        <w:t>small-world</w:t>
      </w:r>
      <w:r w:rsidR="009224F7" w:rsidRPr="00753F1A">
        <w:t xml:space="preserve"> test is applied to the Ising network to ensure the robustness of the result discussed above. The test outputs a </w:t>
      </w:r>
      <w:r w:rsidR="00F53926">
        <w:t>small-world</w:t>
      </w:r>
      <w:r w:rsidR="009224F7" w:rsidRPr="00753F1A">
        <w:t xml:space="preserve"> score of 0.223, in line with the score of the full-scale network. </w:t>
      </w:r>
      <w:r w:rsidR="00760DBE" w:rsidRPr="00753F1A">
        <w:t>These</w:t>
      </w:r>
      <w:r w:rsidR="00CA67DD" w:rsidRPr="00753F1A">
        <w:t xml:space="preserve"> results confirm </w:t>
      </w:r>
      <w:r w:rsidR="009224F7" w:rsidRPr="00753F1A">
        <w:rPr>
          <w:i/>
          <w:iCs/>
        </w:rPr>
        <w:t>ineq_p</w:t>
      </w:r>
      <w:r w:rsidR="009224F7" w:rsidRPr="00753F1A">
        <w:t xml:space="preserve"> and </w:t>
      </w:r>
      <w:r w:rsidR="009224F7" w:rsidRPr="00753F1A">
        <w:rPr>
          <w:i/>
          <w:iCs/>
        </w:rPr>
        <w:t>redis_b</w:t>
      </w:r>
      <w:r w:rsidR="009224F7" w:rsidRPr="00753F1A">
        <w:t xml:space="preserve"> </w:t>
      </w:r>
      <w:r w:rsidR="00760DBE" w:rsidRPr="00753F1A">
        <w:t>are</w:t>
      </w:r>
      <w:r w:rsidR="009224F7" w:rsidRPr="00753F1A">
        <w:t xml:space="preserve"> the most important nodes </w:t>
      </w:r>
      <w:r w:rsidR="00760DBE" w:rsidRPr="00753F1A">
        <w:t>of the</w:t>
      </w:r>
      <w:r w:rsidR="009224F7" w:rsidRPr="00753F1A">
        <w:t xml:space="preserve"> network</w:t>
      </w:r>
      <w:r w:rsidR="00760DBE" w:rsidRPr="00753F1A">
        <w:t xml:space="preserve"> of attitudes</w:t>
      </w:r>
      <w:r w:rsidR="009224F7" w:rsidRPr="00753F1A">
        <w:t xml:space="preserve">, which display small-world characteristics, </w:t>
      </w:r>
      <w:r w:rsidR="00760DBE" w:rsidRPr="00753F1A">
        <w:t>regardless</w:t>
      </w:r>
      <w:r w:rsidR="009224F7" w:rsidRPr="00753F1A">
        <w:t xml:space="preserve"> of modeling strategies. </w:t>
      </w:r>
    </w:p>
    <w:p w14:paraId="30D2A0F3" w14:textId="77777777" w:rsidR="00B67272" w:rsidRPr="00753F1A" w:rsidRDefault="00B67272" w:rsidP="007E7B00"/>
    <w:p w14:paraId="13325B1A" w14:textId="6885B4B0" w:rsidR="00654A75" w:rsidRPr="00753F1A" w:rsidRDefault="00654A75" w:rsidP="003A27F5">
      <w:pPr>
        <w:jc w:val="center"/>
      </w:pPr>
      <w:r w:rsidRPr="00753F1A">
        <w:t xml:space="preserve">Figure 5: </w:t>
      </w:r>
      <w:r w:rsidR="007C35A8">
        <w:t>R</w:t>
      </w:r>
      <w:r w:rsidR="003A27F5" w:rsidRPr="00753F1A">
        <w:t>esults of</w:t>
      </w:r>
      <w:r w:rsidRPr="00753F1A">
        <w:t xml:space="preserve"> simulat</w:t>
      </w:r>
      <w:r w:rsidR="003A27F5" w:rsidRPr="00753F1A">
        <w:t>ed manipulation attempts</w:t>
      </w:r>
    </w:p>
    <w:p w14:paraId="207E71FB" w14:textId="3FE23016" w:rsidR="00654A75" w:rsidRPr="00753F1A" w:rsidRDefault="00654A75" w:rsidP="007E7B00">
      <w:r w:rsidRPr="00753F1A">
        <w:rPr>
          <w:noProof/>
        </w:rPr>
        <w:drawing>
          <wp:inline distT="0" distB="0" distL="0" distR="0" wp14:anchorId="635BA544" wp14:editId="2AB11CD6">
            <wp:extent cx="5731510" cy="2865755"/>
            <wp:effectExtent l="0" t="0" r="0" b="4445"/>
            <wp:docPr id="15662284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228466" name="Pictur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53821702" w14:textId="3364A667" w:rsidR="00442A69" w:rsidRPr="00753F1A" w:rsidRDefault="003A27F5" w:rsidP="007E7B00">
      <w:pPr>
        <w:rPr>
          <w:sz w:val="20"/>
          <w:szCs w:val="20"/>
        </w:rPr>
      </w:pPr>
      <w:r w:rsidRPr="00753F1A">
        <w:rPr>
          <w:i/>
          <w:iCs/>
          <w:sz w:val="20"/>
          <w:szCs w:val="20"/>
        </w:rPr>
        <w:t>Caption:</w:t>
      </w:r>
      <w:r w:rsidRPr="00753F1A">
        <w:rPr>
          <w:sz w:val="20"/>
          <w:szCs w:val="20"/>
        </w:rPr>
        <w:t xml:space="preserve"> each row is associated with a simulated manipulation attempt </w:t>
      </w:r>
      <w:r w:rsidR="00EA7CCF" w:rsidRPr="00753F1A">
        <w:rPr>
          <w:sz w:val="20"/>
          <w:szCs w:val="20"/>
        </w:rPr>
        <w:t>targeting</w:t>
      </w:r>
      <w:r w:rsidRPr="00753F1A">
        <w:rPr>
          <w:sz w:val="20"/>
          <w:szCs w:val="20"/>
        </w:rPr>
        <w:t xml:space="preserve"> one network node. Dots and confidence intervals show the mean sum score of the network after each intervention. The dashed line on the left </w:t>
      </w:r>
      <w:r w:rsidR="00C73912" w:rsidRPr="00753F1A">
        <w:rPr>
          <w:sz w:val="20"/>
          <w:szCs w:val="20"/>
        </w:rPr>
        <w:t>separates</w:t>
      </w:r>
      <w:r w:rsidRPr="00753F1A">
        <w:rPr>
          <w:sz w:val="20"/>
          <w:szCs w:val="20"/>
        </w:rPr>
        <w:t xml:space="preserve"> succes</w:t>
      </w:r>
      <w:r w:rsidR="00C73912" w:rsidRPr="00753F1A">
        <w:rPr>
          <w:sz w:val="20"/>
          <w:szCs w:val="20"/>
        </w:rPr>
        <w:t>sfu</w:t>
      </w:r>
      <w:r w:rsidRPr="00753F1A">
        <w:rPr>
          <w:sz w:val="20"/>
          <w:szCs w:val="20"/>
        </w:rPr>
        <w:t>l versus unsucces</w:t>
      </w:r>
      <w:r w:rsidR="00C73912" w:rsidRPr="00753F1A">
        <w:rPr>
          <w:sz w:val="20"/>
          <w:szCs w:val="20"/>
        </w:rPr>
        <w:t>sfu</w:t>
      </w:r>
      <w:r w:rsidRPr="00753F1A">
        <w:rPr>
          <w:sz w:val="20"/>
          <w:szCs w:val="20"/>
        </w:rPr>
        <w:t xml:space="preserve">l manipulations. The dotted line on the right </w:t>
      </w:r>
      <w:r w:rsidR="00C73912" w:rsidRPr="00753F1A">
        <w:rPr>
          <w:sz w:val="20"/>
          <w:szCs w:val="20"/>
        </w:rPr>
        <w:t xml:space="preserve">represents the threshold for downstream effects. </w:t>
      </w:r>
      <w:r w:rsidRPr="00753F1A">
        <w:rPr>
          <w:sz w:val="20"/>
          <w:szCs w:val="20"/>
        </w:rPr>
        <w:t xml:space="preserve"> </w:t>
      </w:r>
    </w:p>
    <w:p w14:paraId="2B8E77A7" w14:textId="77777777" w:rsidR="00C131EE" w:rsidRPr="00753F1A" w:rsidRDefault="00C131EE" w:rsidP="007E7B00">
      <w:pPr>
        <w:rPr>
          <w:sz w:val="20"/>
          <w:szCs w:val="20"/>
        </w:rPr>
      </w:pPr>
    </w:p>
    <w:p w14:paraId="37BB6D3C" w14:textId="276F3683" w:rsidR="002D0BE6" w:rsidRPr="00753F1A" w:rsidRDefault="009224F7" w:rsidP="00C131EE">
      <w:r w:rsidRPr="00753F1A">
        <w:t xml:space="preserve">To test H4, simulated manipulation attempts are </w:t>
      </w:r>
      <w:r w:rsidR="00760DBE" w:rsidRPr="00753F1A">
        <w:t>performed</w:t>
      </w:r>
      <w:r w:rsidRPr="00753F1A">
        <w:t xml:space="preserve">. </w:t>
      </w:r>
      <w:r w:rsidR="002D0BE6" w:rsidRPr="00753F1A">
        <w:t>Manipulation</w:t>
      </w:r>
      <w:r w:rsidR="00760DBE" w:rsidRPr="00753F1A">
        <w:t>s</w:t>
      </w:r>
      <w:r w:rsidR="002D0BE6" w:rsidRPr="00753F1A">
        <w:t xml:space="preserve"> are modeled as an increased value of the threshold of the targeted node (from </w:t>
      </w:r>
      <w:r w:rsidR="002D0BE6" w:rsidRPr="00753F1A">
        <w:rPr>
          <w:rFonts w:ascii="Cambria Math" w:hAnsi="Cambria Math" w:cs="Cambria Math"/>
        </w:rPr>
        <w:t>𝛕</w:t>
      </w:r>
      <w:r w:rsidR="002D0BE6" w:rsidRPr="00753F1A">
        <w:t xml:space="preserve"> = -0.1 to </w:t>
      </w:r>
      <w:r w:rsidR="002D0BE6" w:rsidRPr="00753F1A">
        <w:rPr>
          <w:rFonts w:ascii="Cambria Math" w:hAnsi="Cambria Math" w:cs="Cambria Math"/>
        </w:rPr>
        <w:t>𝛕</w:t>
      </w:r>
      <w:r w:rsidR="002D0BE6" w:rsidRPr="00753F1A">
        <w:t xml:space="preserve"> = +1), while keeping the others fixed at a moderately negative value (</w:t>
      </w:r>
      <w:r w:rsidR="002D0BE6" w:rsidRPr="00753F1A">
        <w:rPr>
          <w:rFonts w:ascii="Cambria Math" w:hAnsi="Cambria Math" w:cs="Cambria Math"/>
        </w:rPr>
        <w:t>𝛕</w:t>
      </w:r>
      <w:r w:rsidR="002D0BE6" w:rsidRPr="00753F1A">
        <w:t xml:space="preserve"> = -0.1). Note that according to the </w:t>
      </w:r>
      <w:del w:id="164" w:author="Arturo Bertero" w:date="2024-04-23T21:53:00Z">
        <w:r w:rsidR="002D0BE6" w:rsidRPr="00753F1A" w:rsidDel="001C1754">
          <w:delText xml:space="preserve">Hamiltionian </w:delText>
        </w:r>
      </w:del>
      <w:ins w:id="165" w:author="Arturo Bertero" w:date="2024-04-23T21:53:00Z">
        <w:r w:rsidR="001C1754">
          <w:t>Hamiltonian</w:t>
        </w:r>
        <w:r w:rsidR="001C1754" w:rsidRPr="00753F1A">
          <w:t xml:space="preserve"> </w:t>
        </w:r>
      </w:ins>
      <w:r w:rsidR="002D0BE6" w:rsidRPr="00753F1A">
        <w:t xml:space="preserve">function, reported in the method section, the change in the threshold of a given node is not </w:t>
      </w:r>
      <w:r w:rsidR="002D0BE6" w:rsidRPr="00753F1A">
        <w:lastRenderedPageBreak/>
        <w:t xml:space="preserve">automatically reflected in the change of its state. Indeed, nodes are embedded in the network of attitudes, and their state is also dependent on the ω parameter. This means that changing </w:t>
      </w:r>
      <w:r w:rsidR="002D0BE6" w:rsidRPr="00753F1A">
        <w:rPr>
          <w:rFonts w:ascii="Cambria Math" w:hAnsi="Cambria Math" w:cs="Cambria Math"/>
        </w:rPr>
        <w:t>𝛕</w:t>
      </w:r>
      <w:r w:rsidR="002D0BE6" w:rsidRPr="00753F1A">
        <w:t xml:space="preserve"> from -0.1 to </w:t>
      </w:r>
      <w:r w:rsidR="002D0BE6" w:rsidRPr="00753F1A">
        <w:rPr>
          <w:rFonts w:ascii="Cambria Math" w:hAnsi="Cambria Math" w:cs="Cambria Math"/>
        </w:rPr>
        <w:t>𝛕</w:t>
      </w:r>
      <w:r w:rsidR="002D0BE6" w:rsidRPr="00753F1A">
        <w:t xml:space="preserve"> = +1 only increases the probability that a given node will assume the state +1.  However, this is a probabilistic prediction rather than a mechanical one. For example, a node with </w:t>
      </w:r>
      <w:r w:rsidR="002D0BE6" w:rsidRPr="00753F1A">
        <w:rPr>
          <w:rFonts w:ascii="Cambria Math" w:hAnsi="Cambria Math" w:cs="Cambria Math"/>
        </w:rPr>
        <w:t>𝛕</w:t>
      </w:r>
      <w:r w:rsidR="002D0BE6" w:rsidRPr="00753F1A">
        <w:t xml:space="preserve"> = +1 could become negatively linked with other nodes, and this can in turn exercise pressure on it to remain in the negative state. </w:t>
      </w:r>
    </w:p>
    <w:p w14:paraId="217DF2F9" w14:textId="77777777" w:rsidR="002D0BE6" w:rsidRPr="00753F1A" w:rsidRDefault="002D0BE6" w:rsidP="00C131EE"/>
    <w:p w14:paraId="3EF631A0" w14:textId="6E9F58AA" w:rsidR="00C131EE" w:rsidRPr="00753F1A" w:rsidRDefault="002D0BE6" w:rsidP="00C131EE">
      <w:r w:rsidRPr="00753F1A">
        <w:t>Results are shown in the forest plot of Figure 5. When all thresholds are set to a moderately negative value (</w:t>
      </w:r>
      <w:r w:rsidRPr="00753F1A">
        <w:rPr>
          <w:rFonts w:ascii="Cambria Math" w:hAnsi="Cambria Math" w:cs="Cambria Math"/>
          <w:color w:val="202122"/>
          <w:highlight w:val="white"/>
        </w:rPr>
        <w:t>𝛕</w:t>
      </w:r>
      <w:r w:rsidRPr="00753F1A">
        <w:rPr>
          <w:color w:val="202122"/>
          <w:highlight w:val="white"/>
        </w:rPr>
        <w:t xml:space="preserve"> = -0.1)</w:t>
      </w:r>
      <w:r w:rsidRPr="00753F1A">
        <w:rPr>
          <w:color w:val="202122"/>
        </w:rPr>
        <w:t xml:space="preserve">, the </w:t>
      </w:r>
      <w:r w:rsidRPr="00753F1A">
        <w:t xml:space="preserve">network </w:t>
      </w:r>
      <w:r w:rsidR="001526D6" w:rsidRPr="00753F1A">
        <w:t>sum score</w:t>
      </w:r>
      <w:r w:rsidRPr="00753F1A">
        <w:t xml:space="preserve"> is -5.462 (</w:t>
      </w:r>
      <w:r w:rsidR="00544537">
        <w:t>CI =</w:t>
      </w:r>
      <w:r w:rsidRPr="00753F1A">
        <w:t xml:space="preserve"> -5.721</w:t>
      </w:r>
      <w:r w:rsidR="001526D6">
        <w:t>,</w:t>
      </w:r>
      <w:r w:rsidRPr="00753F1A">
        <w:t xml:space="preserve"> -5.203). This synt</w:t>
      </w:r>
      <w:r w:rsidR="00C94AD4" w:rsidRPr="00753F1A">
        <w:t>h</w:t>
      </w:r>
      <w:r w:rsidRPr="00753F1A">
        <w:t>etic index represents a moderately</w:t>
      </w:r>
      <w:r w:rsidR="00C94AD4" w:rsidRPr="00753F1A">
        <w:t xml:space="preserve"> </w:t>
      </w:r>
      <w:r w:rsidRPr="00753F1A">
        <w:t xml:space="preserve">negative </w:t>
      </w:r>
      <w:r w:rsidR="00C94AD4" w:rsidRPr="00753F1A">
        <w:t xml:space="preserve">configuration of attitudes </w:t>
      </w:r>
      <w:r w:rsidR="00E62E95" w:rsidRPr="00753F1A">
        <w:t>toward</w:t>
      </w:r>
      <w:r w:rsidR="00C94AD4" w:rsidRPr="00753F1A">
        <w:t xml:space="preserve"> inequality, as </w:t>
      </w:r>
      <w:r w:rsidRPr="00753F1A">
        <w:t xml:space="preserve">the dependent variable </w:t>
      </w:r>
      <w:r w:rsidR="00C94AD4" w:rsidRPr="00753F1A">
        <w:t xml:space="preserve">of the simulation </w:t>
      </w:r>
      <w:r w:rsidRPr="00753F1A">
        <w:t>range</w:t>
      </w:r>
      <w:r w:rsidR="00C94AD4" w:rsidRPr="00753F1A">
        <w:t xml:space="preserve">s between -22 (all items are rejected) to 22 (all items are endorsed). The reference line on the left of Figure 4 discerns between successful and unsuccessful manipulation attempts. All dots have confidence intervals on the right of the dashed reference line, meaning each simulated manipulation induced a significant change </w:t>
      </w:r>
      <w:r w:rsidR="00760DBE" w:rsidRPr="00753F1A">
        <w:t>in</w:t>
      </w:r>
      <w:r w:rsidR="00C94AD4" w:rsidRPr="00753F1A">
        <w:t xml:space="preserve"> the network sum</w:t>
      </w:r>
      <w:r w:rsidR="001526D6">
        <w:t xml:space="preserve"> </w:t>
      </w:r>
      <w:r w:rsidR="00C94AD4" w:rsidRPr="00753F1A">
        <w:t>score. The dotted reference line of Figure 4 helps</w:t>
      </w:r>
      <w:r w:rsidR="001526D6">
        <w:t xml:space="preserve"> to</w:t>
      </w:r>
      <w:r w:rsidR="00C94AD4" w:rsidRPr="00753F1A">
        <w:t xml:space="preserve"> detect downstream effects, as it is positioned 2 units on the right of the former. Nodes whose confidence interval</w:t>
      </w:r>
      <w:r w:rsidR="001526D6">
        <w:t>s</w:t>
      </w:r>
      <w:r w:rsidR="00C94AD4" w:rsidRPr="00753F1A">
        <w:t xml:space="preserve"> </w:t>
      </w:r>
      <w:r w:rsidR="001526D6">
        <w:t>are</w:t>
      </w:r>
      <w:r w:rsidR="001526D6" w:rsidRPr="00753F1A">
        <w:t xml:space="preserve"> </w:t>
      </w:r>
      <w:r w:rsidR="00C94AD4" w:rsidRPr="00753F1A">
        <w:t xml:space="preserve">on the right of the line produced downstream effects, as their manipulation produced their state change, </w:t>
      </w:r>
      <w:proofErr w:type="gramStart"/>
      <w:r w:rsidR="00C94AD4" w:rsidRPr="00753F1A">
        <w:t>and also</w:t>
      </w:r>
      <w:proofErr w:type="gramEnd"/>
      <w:r w:rsidR="00C94AD4" w:rsidRPr="00753F1A">
        <w:t xml:space="preserve"> induced wider readaptation processes in the network of attitudes </w:t>
      </w:r>
      <w:r w:rsidR="00E62E95" w:rsidRPr="00753F1A">
        <w:t>toward</w:t>
      </w:r>
      <w:r w:rsidR="00C94AD4" w:rsidRPr="00753F1A">
        <w:t xml:space="preserve"> inequality. </w:t>
      </w:r>
      <w:r w:rsidR="00760DBE" w:rsidRPr="00753F1A">
        <w:t>E</w:t>
      </w:r>
      <w:r w:rsidR="00C94AD4" w:rsidRPr="00753F1A">
        <w:t>ight nodes produce</w:t>
      </w:r>
      <w:r w:rsidR="003E241F" w:rsidRPr="00753F1A">
        <w:t xml:space="preserve"> changes that are bigger than two units. </w:t>
      </w:r>
      <w:r w:rsidR="003E241F" w:rsidRPr="00732737">
        <w:rPr>
          <w:lang w:val="it-IT"/>
        </w:rPr>
        <w:t xml:space="preserve">These nodes are </w:t>
      </w:r>
      <w:r w:rsidR="003E241F" w:rsidRPr="00732737">
        <w:rPr>
          <w:i/>
          <w:iCs/>
          <w:lang w:val="it-IT"/>
        </w:rPr>
        <w:t>ineq_p</w:t>
      </w:r>
      <w:r w:rsidR="003E241F" w:rsidRPr="00732737">
        <w:rPr>
          <w:lang w:val="it-IT"/>
        </w:rPr>
        <w:t xml:space="preserve"> (x̄ = -2.135; </w:t>
      </w:r>
      <w:r w:rsidR="00544537" w:rsidRPr="00732737">
        <w:rPr>
          <w:lang w:val="it-IT"/>
        </w:rPr>
        <w:t>CI =</w:t>
      </w:r>
      <w:r w:rsidR="003E241F" w:rsidRPr="00732737">
        <w:rPr>
          <w:lang w:val="it-IT"/>
        </w:rPr>
        <w:t xml:space="preserve"> -2.388</w:t>
      </w:r>
      <w:r w:rsidR="001C2E69" w:rsidRPr="00732737">
        <w:rPr>
          <w:lang w:val="it-IT"/>
        </w:rPr>
        <w:t>,</w:t>
      </w:r>
      <w:r w:rsidR="003E241F" w:rsidRPr="00732737">
        <w:rPr>
          <w:lang w:val="it-IT"/>
        </w:rPr>
        <w:t xml:space="preserve"> -1.882), </w:t>
      </w:r>
      <w:r w:rsidR="003E241F" w:rsidRPr="00732737">
        <w:rPr>
          <w:i/>
          <w:iCs/>
          <w:lang w:val="it-IT"/>
        </w:rPr>
        <w:t>race</w:t>
      </w:r>
      <w:r w:rsidR="003E241F" w:rsidRPr="00732737">
        <w:rPr>
          <w:lang w:val="it-IT"/>
        </w:rPr>
        <w:t xml:space="preserve"> (x̄ = -2.301; </w:t>
      </w:r>
      <w:r w:rsidR="00544537" w:rsidRPr="00732737">
        <w:rPr>
          <w:lang w:val="it-IT"/>
        </w:rPr>
        <w:t>CI =</w:t>
      </w:r>
      <w:r w:rsidR="003E241F" w:rsidRPr="00732737">
        <w:rPr>
          <w:lang w:val="it-IT"/>
        </w:rPr>
        <w:t xml:space="preserve"> -2.564</w:t>
      </w:r>
      <w:r w:rsidR="001C2E69" w:rsidRPr="00732737">
        <w:rPr>
          <w:lang w:val="it-IT"/>
        </w:rPr>
        <w:t>,</w:t>
      </w:r>
      <w:r w:rsidR="003E241F" w:rsidRPr="00732737">
        <w:rPr>
          <w:lang w:val="it-IT"/>
        </w:rPr>
        <w:t xml:space="preserve"> -2.038), </w:t>
      </w:r>
      <w:r w:rsidR="003E241F" w:rsidRPr="00732737">
        <w:rPr>
          <w:i/>
          <w:iCs/>
          <w:lang w:val="it-IT"/>
        </w:rPr>
        <w:t>redis_p</w:t>
      </w:r>
      <w:r w:rsidR="003E241F" w:rsidRPr="00732737">
        <w:rPr>
          <w:lang w:val="it-IT"/>
        </w:rPr>
        <w:t xml:space="preserve"> (x̄ = -2.425; </w:t>
      </w:r>
      <w:r w:rsidR="00544537" w:rsidRPr="00732737">
        <w:rPr>
          <w:lang w:val="it-IT"/>
        </w:rPr>
        <w:t>CI =</w:t>
      </w:r>
      <w:r w:rsidR="003E241F" w:rsidRPr="00732737">
        <w:rPr>
          <w:lang w:val="it-IT"/>
        </w:rPr>
        <w:t xml:space="preserve"> -2.685</w:t>
      </w:r>
      <w:r w:rsidR="001C2E69" w:rsidRPr="00732737">
        <w:rPr>
          <w:lang w:val="it-IT"/>
        </w:rPr>
        <w:t>,</w:t>
      </w:r>
      <w:r w:rsidR="003E241F" w:rsidRPr="00732737">
        <w:rPr>
          <w:lang w:val="it-IT"/>
        </w:rPr>
        <w:t xml:space="preserve"> -2.165), </w:t>
      </w:r>
      <w:r w:rsidR="003E241F" w:rsidRPr="00732737">
        <w:rPr>
          <w:i/>
          <w:iCs/>
          <w:lang w:val="it-IT"/>
        </w:rPr>
        <w:t>reg_p</w:t>
      </w:r>
      <w:r w:rsidR="003E241F" w:rsidRPr="00732737">
        <w:rPr>
          <w:lang w:val="it-IT"/>
        </w:rPr>
        <w:t xml:space="preserve"> (x̄ = -2.570; </w:t>
      </w:r>
      <w:r w:rsidR="00544537" w:rsidRPr="00732737">
        <w:rPr>
          <w:lang w:val="it-IT"/>
        </w:rPr>
        <w:t>CI =</w:t>
      </w:r>
      <w:r w:rsidR="003E241F" w:rsidRPr="00732737">
        <w:rPr>
          <w:lang w:val="it-IT"/>
        </w:rPr>
        <w:t xml:space="preserve"> </w:t>
      </w:r>
      <w:r w:rsidR="001A6EA8" w:rsidRPr="00732737">
        <w:rPr>
          <w:lang w:val="it-IT"/>
        </w:rPr>
        <w:t>-2.826</w:t>
      </w:r>
      <w:r w:rsidR="001C2E69" w:rsidRPr="00732737">
        <w:rPr>
          <w:lang w:val="it-IT"/>
        </w:rPr>
        <w:t>,</w:t>
      </w:r>
      <w:r w:rsidR="003E241F" w:rsidRPr="00732737">
        <w:rPr>
          <w:lang w:val="it-IT"/>
        </w:rPr>
        <w:t xml:space="preserve"> </w:t>
      </w:r>
      <w:r w:rsidR="001A6EA8" w:rsidRPr="00732737">
        <w:rPr>
          <w:lang w:val="it-IT"/>
        </w:rPr>
        <w:t>-2.314</w:t>
      </w:r>
      <w:r w:rsidR="003E241F" w:rsidRPr="00732737">
        <w:rPr>
          <w:lang w:val="it-IT"/>
        </w:rPr>
        <w:t xml:space="preserve">), </w:t>
      </w:r>
      <w:r w:rsidR="003E241F" w:rsidRPr="00732737">
        <w:rPr>
          <w:i/>
          <w:iCs/>
          <w:lang w:val="it-IT"/>
        </w:rPr>
        <w:t>prog_b</w:t>
      </w:r>
      <w:r w:rsidR="003E241F" w:rsidRPr="00732737">
        <w:rPr>
          <w:lang w:val="it-IT"/>
        </w:rPr>
        <w:t xml:space="preserve"> (x̄ = </w:t>
      </w:r>
      <w:r w:rsidR="001A6EA8" w:rsidRPr="00732737">
        <w:rPr>
          <w:lang w:val="it-IT"/>
        </w:rPr>
        <w:t>-2.623</w:t>
      </w:r>
      <w:r w:rsidR="003E241F" w:rsidRPr="00732737">
        <w:rPr>
          <w:lang w:val="it-IT"/>
        </w:rPr>
        <w:t xml:space="preserve">; </w:t>
      </w:r>
      <w:r w:rsidR="00544537" w:rsidRPr="00732737">
        <w:rPr>
          <w:lang w:val="it-IT"/>
        </w:rPr>
        <w:t>CI =</w:t>
      </w:r>
      <w:r w:rsidR="003E241F" w:rsidRPr="00732737">
        <w:rPr>
          <w:lang w:val="it-IT"/>
        </w:rPr>
        <w:t xml:space="preserve"> </w:t>
      </w:r>
      <w:r w:rsidR="001A6EA8" w:rsidRPr="00732737">
        <w:rPr>
          <w:lang w:val="it-IT"/>
        </w:rPr>
        <w:t>-2.884</w:t>
      </w:r>
      <w:r w:rsidR="001C2E69" w:rsidRPr="00732737">
        <w:rPr>
          <w:lang w:val="it-IT"/>
        </w:rPr>
        <w:t>,</w:t>
      </w:r>
      <w:r w:rsidR="003E241F" w:rsidRPr="00732737">
        <w:rPr>
          <w:lang w:val="it-IT"/>
        </w:rPr>
        <w:t xml:space="preserve"> </w:t>
      </w:r>
      <w:r w:rsidR="001A6EA8" w:rsidRPr="00732737">
        <w:rPr>
          <w:lang w:val="it-IT"/>
        </w:rPr>
        <w:t>-2.360</w:t>
      </w:r>
      <w:r w:rsidR="003E241F" w:rsidRPr="00732737">
        <w:rPr>
          <w:lang w:val="it-IT"/>
        </w:rPr>
        <w:t xml:space="preserve">), and </w:t>
      </w:r>
      <w:r w:rsidR="003E241F" w:rsidRPr="00732737">
        <w:rPr>
          <w:i/>
          <w:iCs/>
          <w:lang w:val="it-IT"/>
        </w:rPr>
        <w:t>redis_f</w:t>
      </w:r>
      <w:r w:rsidR="003E241F" w:rsidRPr="00732737">
        <w:rPr>
          <w:lang w:val="it-IT"/>
        </w:rPr>
        <w:t xml:space="preserve"> (x̄ = </w:t>
      </w:r>
      <w:r w:rsidR="001A6EA8" w:rsidRPr="00732737">
        <w:rPr>
          <w:lang w:val="it-IT"/>
        </w:rPr>
        <w:t>-2.673</w:t>
      </w:r>
      <w:r w:rsidR="003E241F" w:rsidRPr="00732737">
        <w:rPr>
          <w:lang w:val="it-IT"/>
        </w:rPr>
        <w:t xml:space="preserve">; </w:t>
      </w:r>
      <w:r w:rsidR="00544537" w:rsidRPr="00732737">
        <w:rPr>
          <w:lang w:val="it-IT"/>
        </w:rPr>
        <w:t>CI =</w:t>
      </w:r>
      <w:r w:rsidR="003E241F" w:rsidRPr="00732737">
        <w:rPr>
          <w:lang w:val="it-IT"/>
        </w:rPr>
        <w:t xml:space="preserve"> </w:t>
      </w:r>
      <w:r w:rsidR="001A6EA8" w:rsidRPr="00732737">
        <w:rPr>
          <w:lang w:val="it-IT"/>
        </w:rPr>
        <w:t>-2.928</w:t>
      </w:r>
      <w:r w:rsidR="001C2E69" w:rsidRPr="00732737">
        <w:rPr>
          <w:lang w:val="it-IT"/>
        </w:rPr>
        <w:t>,</w:t>
      </w:r>
      <w:r w:rsidR="003E241F" w:rsidRPr="00732737">
        <w:rPr>
          <w:lang w:val="it-IT"/>
        </w:rPr>
        <w:t xml:space="preserve"> </w:t>
      </w:r>
      <w:r w:rsidR="001A6EA8" w:rsidRPr="00732737">
        <w:rPr>
          <w:lang w:val="it-IT"/>
        </w:rPr>
        <w:t>-2.418</w:t>
      </w:r>
      <w:r w:rsidR="003E241F" w:rsidRPr="00732737">
        <w:rPr>
          <w:lang w:val="it-IT"/>
        </w:rPr>
        <w:t xml:space="preserve">). </w:t>
      </w:r>
      <w:r w:rsidR="00760DBE" w:rsidRPr="00753F1A">
        <w:t>This</w:t>
      </w:r>
      <w:r w:rsidR="00DD4D23" w:rsidRPr="00753F1A">
        <w:t xml:space="preserve"> confirms and extends </w:t>
      </w:r>
      <w:r w:rsidR="001A6EA8" w:rsidRPr="00753F1A">
        <w:t xml:space="preserve">H4.  A comparison between Figure 5 and the centrality table of Figure 4 reveals that strength centrality and </w:t>
      </w:r>
      <w:r w:rsidR="00DD4D23" w:rsidRPr="00753F1A">
        <w:t>magnitude of</w:t>
      </w:r>
      <w:r w:rsidR="001A6EA8" w:rsidRPr="00753F1A">
        <w:t xml:space="preserve"> </w:t>
      </w:r>
      <w:r w:rsidR="001C2E69" w:rsidRPr="00753F1A">
        <w:t>sum score</w:t>
      </w:r>
      <w:r w:rsidR="001A6EA8" w:rsidRPr="00753F1A">
        <w:t xml:space="preserve"> change are highly correlated. Indeed, nodes whose manipulation produces downstream effects cover the highest position in the centrality table. The only exception to this pattern is the node </w:t>
      </w:r>
      <w:r w:rsidR="001A6EA8" w:rsidRPr="00753F1A">
        <w:rPr>
          <w:i/>
          <w:iCs/>
        </w:rPr>
        <w:t>redis_f</w:t>
      </w:r>
      <w:r w:rsidR="001A6EA8" w:rsidRPr="00753F1A">
        <w:t xml:space="preserve">, which has medium strength centrality, but still produces huge variations in the network when targeted. </w:t>
      </w:r>
      <w:r w:rsidR="00DD4D23" w:rsidRPr="00753F1A">
        <w:t>T</w:t>
      </w:r>
      <w:r w:rsidR="001A6EA8" w:rsidRPr="00753F1A">
        <w:t>he simulation shows that</w:t>
      </w:r>
      <w:r w:rsidR="00DD4D23" w:rsidRPr="00753F1A">
        <w:t xml:space="preserve">, </w:t>
      </w:r>
      <w:r w:rsidR="001A6EA8" w:rsidRPr="00753F1A">
        <w:t xml:space="preserve">regardless of </w:t>
      </w:r>
      <w:r w:rsidR="00DD4D23" w:rsidRPr="00753F1A">
        <w:t>the nodes’ importance,</w:t>
      </w:r>
      <w:r w:rsidR="001A6EA8" w:rsidRPr="00753F1A">
        <w:t xml:space="preserve"> </w:t>
      </w:r>
      <w:r w:rsidR="00DD4D23" w:rsidRPr="00753F1A">
        <w:t>manipulation of a single item is</w:t>
      </w:r>
      <w:r w:rsidR="001A6EA8" w:rsidRPr="00753F1A">
        <w:t xml:space="preserve"> not enough to produce drastic variation in </w:t>
      </w:r>
      <w:r w:rsidR="00DD4D23" w:rsidRPr="00753F1A">
        <w:t xml:space="preserve">the </w:t>
      </w:r>
      <w:r w:rsidR="001A6EA8" w:rsidRPr="00753F1A">
        <w:t>network. Indeed, across all manipulations, t</w:t>
      </w:r>
      <w:r w:rsidR="00DD4D23" w:rsidRPr="00753F1A">
        <w:t>he sum</w:t>
      </w:r>
      <w:r w:rsidR="001C2E69">
        <w:t xml:space="preserve"> </w:t>
      </w:r>
      <w:r w:rsidR="00DD4D23" w:rsidRPr="00753F1A">
        <w:t xml:space="preserve">scores representing the overall </w:t>
      </w:r>
      <w:r w:rsidR="001A6EA8" w:rsidRPr="00753F1A">
        <w:t xml:space="preserve">levels of attitudes </w:t>
      </w:r>
      <w:r w:rsidR="00E62E95" w:rsidRPr="00753F1A">
        <w:t>toward</w:t>
      </w:r>
      <w:r w:rsidR="001A6EA8" w:rsidRPr="00753F1A">
        <w:t xml:space="preserve"> inequality remain negative in sign. </w:t>
      </w:r>
    </w:p>
    <w:p w14:paraId="70C82F53" w14:textId="34314DE3" w:rsidR="004431B8" w:rsidRPr="00753F1A" w:rsidRDefault="004431B8">
      <w:pPr>
        <w:jc w:val="left"/>
        <w:rPr>
          <w:rFonts w:eastAsiaTheme="majorEastAsia"/>
          <w:color w:val="2F5496" w:themeColor="accent1" w:themeShade="BF"/>
          <w:sz w:val="26"/>
          <w:szCs w:val="26"/>
        </w:rPr>
      </w:pPr>
    </w:p>
    <w:p w14:paraId="290559D5" w14:textId="165C5F7E" w:rsidR="00442A69" w:rsidRPr="00753F1A" w:rsidRDefault="00246664" w:rsidP="007E7B00">
      <w:pPr>
        <w:pStyle w:val="Heading2"/>
      </w:pPr>
      <w:r w:rsidRPr="00753F1A">
        <w:t>5. Discussion</w:t>
      </w:r>
    </w:p>
    <w:p w14:paraId="64C9460A" w14:textId="77777777" w:rsidR="00246664" w:rsidRPr="00753F1A" w:rsidRDefault="00246664" w:rsidP="007E7B00"/>
    <w:p w14:paraId="3C4C8A2B" w14:textId="22575E25" w:rsidR="00900613" w:rsidRPr="00753F1A" w:rsidRDefault="00D31DD4" w:rsidP="00917272">
      <w:r w:rsidRPr="00753F1A">
        <w:t>A</w:t>
      </w:r>
      <w:r w:rsidR="00917272" w:rsidRPr="00753F1A">
        <w:t xml:space="preserve">ttitudes </w:t>
      </w:r>
      <w:r w:rsidR="00E62E95" w:rsidRPr="00753F1A">
        <w:t>toward</w:t>
      </w:r>
      <w:r w:rsidR="00917272" w:rsidRPr="00753F1A">
        <w:t xml:space="preserve"> inequality </w:t>
      </w:r>
      <w:r w:rsidRPr="00753F1A">
        <w:t>are</w:t>
      </w:r>
      <w:r w:rsidR="00917272" w:rsidRPr="00753F1A">
        <w:t xml:space="preserve"> composed of perceptions, beliefs, and judgments </w:t>
      </w:r>
      <w:r w:rsidR="00917272" w:rsidRPr="00753F1A">
        <w:fldChar w:fldCharType="begin"/>
      </w:r>
      <w:r w:rsidR="00917272" w:rsidRPr="00753F1A">
        <w:instrText xml:space="preserve"> ADDIN ZOTERO_ITEM CSL_CITATION {"citationID":"ZEhmjxLa","properties":{"formattedCitation":"(Janmaat, 2013)","plainCitation":"(Janmaat, 2013)","noteIndex":0},"citationItems":[{"id":1255,"uris":["http://zotero.org/groups/5379819/items/IN49LKCF"],"itemData":{"id":1255,"type":"article-journal","abstract":"This study reviews international comparative studies investigating people’s views on inequality. These studies are classified using a framework consisting of three types of conceptions of inequality and two dimensions of inequality. Four perspectives are discussed explaining cross-national differences in views on inequality: the modernist, the culturalist, the micro and the macro perspective. The findings of studies comparing views on inequalities in post-communist and Western states provide more support for the modernist than for the culturalist perspective. Few comparative studies appear to investigate views on inequalities as independent variables impacting on other social attitudes and behaviours. It is argued that the social relevance of the field will be enhanced if more studies can show that views on inequality have an effect on social outcomes complementary to that of objective inequalities. L’étude fait le tour des comparaisons internationales qui ont analysé les opinions sur l’inégalité. On peut les classer à partir de trois conceptions de l’inégalité et de deux dimensions. On obtient en fait quatre modèles qui rendent compte des différences entre nations : le moderniste, le culturaliste, la perspective micro et la perspective macro. Les données comparatives pour les pays ex-communistes et les pays occidentaux s’accordent mieux avec une perspective moderniste que culturaliste. Les études comparatives ont fort peu traité les jugements sur l’inégalité comme variables indépendantes ayant un impact sur d’autres attitudes et comportements sociaux. La pertinence sociale de ce champ d’études serait augmentée si davantage d’études montraient que les jugements sur l’inégalité ont des effets sociaux qui s’ajoutent à ceux des inégalités objectives. Dieser Beitrag interessiert sich für internationale vergleichende Studien, die die Anschauungen über Ungleichheit zum Thema haben. Diese Studien lassen sich in drei Konzepte und zwei Dimensionen von Ungleichheit einteilen. Daraus entstehen vier Modelle, die die unterschiedlichen nationalen Betrachtungsweisen von Ungleichheit erklären: die modernistische Perspektive, die kulturelle Perspektive, die Mikroperspektive und die Makroperspektive. Die vergleichenden Angaben ehemaliger kommunistischer und westlicher Länder stimmen eher mit der modernistischen als mit der kulturalistischen Perspektive überein. Nur wenige der vergleichenden Studien scheinen Ungleichheiten als unabhängige Variablen zu verstehen, die zu anderen sozialen Formen und Verhaltensweisen führen könnten. Die soziale Bedeutung dieses Studienbereichs könnte zunehmen, falls mehrere Untersuchungen zeigen würden, dass die Einstufungen der Ungleichheit soziale Auswirkungen haben, die zu den objektiven Ungleichheiten hinzugefügt werden müssen.","container-title":"European Journal of Sociology","DOI":"10.1017/s0003975613000209","ISSN":"0003-9756","issue":"3","page":"357–389","title":"Subjective Inequality: a Review of International Comparative Studies on People’s Views about Inequality","volume":"54","author":[{"family":"Janmaat","given":"Jan Germen"}],"issued":{"date-parts":[["2013"]]}}}],"schema":"https://github.com/citation-style-language/schema/raw/master/csl-citation.json"} </w:instrText>
      </w:r>
      <w:r w:rsidR="00917272" w:rsidRPr="00753F1A">
        <w:fldChar w:fldCharType="separate"/>
      </w:r>
      <w:r w:rsidR="00917272" w:rsidRPr="00753F1A">
        <w:rPr>
          <w:noProof/>
        </w:rPr>
        <w:t>(Janmaat, 2013)</w:t>
      </w:r>
      <w:r w:rsidR="00917272" w:rsidRPr="00753F1A">
        <w:fldChar w:fldCharType="end"/>
      </w:r>
      <w:r w:rsidR="00917272" w:rsidRPr="00753F1A">
        <w:t xml:space="preserve">. To address this multidimensionality, </w:t>
      </w:r>
      <w:r w:rsidR="00F53926">
        <w:t>we</w:t>
      </w:r>
      <w:r w:rsidR="00917272" w:rsidRPr="00753F1A">
        <w:t xml:space="preserve"> selected 22 ISSP </w:t>
      </w:r>
      <w:r w:rsidR="00F53926">
        <w:t xml:space="preserve">questions </w:t>
      </w:r>
      <w:r w:rsidR="00917272" w:rsidRPr="00753F1A">
        <w:t xml:space="preserve">surveyed in the United States. Variable selection cumulated with past research adopting a network approach to study public attitudes </w:t>
      </w:r>
      <w:r w:rsidR="00E62E95" w:rsidRPr="00753F1A">
        <w:t>toward</w:t>
      </w:r>
      <w:r w:rsidR="00917272" w:rsidRPr="00753F1A">
        <w:t xml:space="preserve"> </w:t>
      </w:r>
      <w:r w:rsidR="00F53926">
        <w:t>inequality, redistribution, taxation, and wages</w:t>
      </w:r>
      <w:r w:rsidR="00917272" w:rsidRPr="00753F1A">
        <w:t xml:space="preserve"> </w:t>
      </w:r>
      <w:r w:rsidR="00917272" w:rsidRPr="00753F1A">
        <w:fldChar w:fldCharType="begin"/>
      </w:r>
      <w:r w:rsidR="00917272" w:rsidRPr="00753F1A">
        <w:instrText xml:space="preserve"> ADDIN ZOTERO_ITEM CSL_CITATION {"citationID":"XbgVWQ31","properties":{"formattedCitation":"(Franetovic &amp; Bertero, 2023)","plainCitation":"(Franetovic &amp; Bertero, 2023)","noteIndex":0},"citationItems":[{"id":1354,"uris":["http://zotero.org/groups/5379819/items/FGW2FQRH"],"itemData":{"id":1354,"type":"article-journal","abstract":"This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schema":"https://github.com/citation-style-language/schema/raw/master/csl-citation.json"} </w:instrText>
      </w:r>
      <w:r w:rsidR="00917272" w:rsidRPr="00753F1A">
        <w:fldChar w:fldCharType="separate"/>
      </w:r>
      <w:r w:rsidR="00917272" w:rsidRPr="00753F1A">
        <w:rPr>
          <w:noProof/>
        </w:rPr>
        <w:t>(Franetovic &amp; Bertero, 2023)</w:t>
      </w:r>
      <w:r w:rsidR="00917272" w:rsidRPr="00753F1A">
        <w:fldChar w:fldCharType="end"/>
      </w:r>
      <w:r w:rsidR="00917272" w:rsidRPr="00753F1A">
        <w:t xml:space="preserve">. </w:t>
      </w:r>
    </w:p>
    <w:p w14:paraId="20484201" w14:textId="77777777" w:rsidR="00900613" w:rsidRPr="00753F1A" w:rsidRDefault="00900613" w:rsidP="00917272"/>
    <w:p w14:paraId="72672C40" w14:textId="3A2CD4F5" w:rsidR="007F6245" w:rsidRPr="00753F1A" w:rsidRDefault="00917272" w:rsidP="00917272">
      <w:r w:rsidRPr="00753F1A">
        <w:t xml:space="preserve">The </w:t>
      </w:r>
      <w:r w:rsidR="00900613" w:rsidRPr="00753F1A">
        <w:t xml:space="preserve">structure of attitudes </w:t>
      </w:r>
      <w:r w:rsidR="00E62E95" w:rsidRPr="00753F1A">
        <w:t>toward</w:t>
      </w:r>
      <w:r w:rsidR="00900613" w:rsidRPr="00753F1A">
        <w:t xml:space="preserve"> inequality at the population level was studied through a mgm, which rendered survey items as nodes of </w:t>
      </w:r>
      <w:r w:rsidR="00D31DD4" w:rsidRPr="00753F1A">
        <w:t xml:space="preserve">a </w:t>
      </w:r>
      <w:r w:rsidR="00900613" w:rsidRPr="00753F1A">
        <w:t xml:space="preserve">weighted and signed </w:t>
      </w:r>
      <w:r w:rsidR="00D31DD4" w:rsidRPr="00753F1A">
        <w:t>network.</w:t>
      </w:r>
      <w:r w:rsidR="00900613" w:rsidRPr="00753F1A">
        <w:t xml:space="preserve"> </w:t>
      </w:r>
      <w:r w:rsidR="00D31DD4" w:rsidRPr="00753F1A">
        <w:t>The</w:t>
      </w:r>
      <w:r w:rsidR="00900613" w:rsidRPr="00753F1A">
        <w:t xml:space="preserve"> disparate set of </w:t>
      </w:r>
      <w:r w:rsidR="00D31DD4" w:rsidRPr="00753F1A">
        <w:t>evaluations is</w:t>
      </w:r>
      <w:r w:rsidR="00900613" w:rsidRPr="00753F1A">
        <w:t xml:space="preserve"> organized in a coherent </w:t>
      </w:r>
      <w:r w:rsidR="00D31DD4" w:rsidRPr="00753F1A">
        <w:t>belief system</w:t>
      </w:r>
      <w:r w:rsidR="007F6245" w:rsidRPr="00753F1A">
        <w:t>, as</w:t>
      </w:r>
      <w:r w:rsidR="00900613" w:rsidRPr="00753F1A">
        <w:t xml:space="preserve"> variables tapping different domains and different dimensions </w:t>
      </w:r>
      <w:r w:rsidR="007F6245" w:rsidRPr="00753F1A">
        <w:t xml:space="preserve">are organized into a single network component. </w:t>
      </w:r>
      <w:r w:rsidR="00742A59" w:rsidRPr="00753F1A">
        <w:t xml:space="preserve">Moreover, the network has small-world characteristics. At a theoretical level, this is motivated by the </w:t>
      </w:r>
      <w:r w:rsidR="001E1240" w:rsidRPr="00753F1A">
        <w:t xml:space="preserve">cognitive </w:t>
      </w:r>
      <w:r w:rsidR="00742A59" w:rsidRPr="00753F1A">
        <w:t xml:space="preserve">balance between the need for consistency and the need for accuracy </w:t>
      </w:r>
      <w:r w:rsidR="00742A59" w:rsidRPr="00753F1A">
        <w:fldChar w:fldCharType="begin"/>
      </w:r>
      <w:r w:rsidR="001E1240" w:rsidRPr="00753F1A">
        <w:instrText xml:space="preserve"> ADDIN ZOTERO_ITEM CSL_CITATION {"citationID":"z5vLFsys","properties":{"formattedCitation":"(Dalege et al., 2016)","plainCitation":"(Dalege et al., 2016)","noteIndex":0},"citationItems":[{"id":1267,"uris":["http://zotero.org/groups/5379819/items/EJNI9S9Y"],"itemData":{"id":1267,"type":"article-journal","abstract":"This article introduces the Causal Attitude Network (CAN) model, which conceptualizes attitudes as networks consisting of evaluative reactions and interactions between these reactions. Relevant evaluative reactions include beliefs, feelings, and behaviors toward the attitude object. Interactions between these reactions arise through direct causal influences (e.g., the belief that snakes are dangerous causes fear of snakes) and mechanisms that support evaluative consistency between related contents of evaluative reactions (e.g., people tend to align their belief that snakes are useful with their belief that snakes help maintain ecological balance). In the CAN model, the structure of attitude networks conforms to a small-world structure: evaluative reactions that are similar to each other form tight clusters, which are connected by a sparser set of “shortcuts” between them. We argue that the CAN model provides a realistic formalized measurement model of attitudes and therefore fills a crucial gap in the attitude literature. Furthermore, the CAN model provides testable predictions for the structure of attitudes and how they develop, remain stable, and change over time. Attitude strength is conceptualized in terms of the connectivity of attitude networks and we show that this provides a parsimonious account of the differences between strong and weak attitudes. We discuss the CAN model in relation to possible extensions, implication for the assessment of attitudes, and possibilities for further study.","container-title":"Psychological Review","DOI":"10.1037/a0039802","ISSN":"1939-1471","issue":"1","language":"en","page":"2–22","title":"Toward a formalized account of attitudes: The Causal Attitude Network (CAN) model.","title-short":"Toward a formalized account of attitudes","volume":"123","author":[{"family":"Dalege","given":"Jonas"},{"family":"Borsboom","given":"Denny"},{"family":"Harreveld","given":"Frenk","dropping-particle":"van"},{"family":"Berg","given":"Helma","dropping-particle":"van den"},{"family":"Conner","given":"Mark"},{"family":"Maas","given":"Han L. J.","dropping-particle":"van der"}],"issued":{"date-parts":[["2016",1]]}}}],"schema":"https://github.com/citation-style-language/schema/raw/master/csl-citation.json"} </w:instrText>
      </w:r>
      <w:r w:rsidR="00742A59" w:rsidRPr="00753F1A">
        <w:fldChar w:fldCharType="separate"/>
      </w:r>
      <w:r w:rsidR="001E1240" w:rsidRPr="00753F1A">
        <w:rPr>
          <w:noProof/>
        </w:rPr>
        <w:t>(Dalege et al., 2016)</w:t>
      </w:r>
      <w:r w:rsidR="00742A59" w:rsidRPr="00753F1A">
        <w:fldChar w:fldCharType="end"/>
      </w:r>
      <w:r w:rsidR="00742A59" w:rsidRPr="00753F1A">
        <w:t xml:space="preserve">. </w:t>
      </w:r>
      <w:r w:rsidR="001E1240" w:rsidRPr="00753F1A">
        <w:t xml:space="preserve">The first phenomenon prompts individuals to hold coherent attitudes, to reduce psychological distress. On the opposite, the need for accuracy would drive respondent to adopt their position on each survey item independently from their other ideas on the related perceptions, beliefs, and judgments about inequality. The two tendencies are balanced by organizing coherent items into the same network cluster, and </w:t>
      </w:r>
      <w:r w:rsidR="00F53926" w:rsidRPr="00753F1A">
        <w:t>misali</w:t>
      </w:r>
      <w:r w:rsidR="00F53926">
        <w:t>g</w:t>
      </w:r>
      <w:r w:rsidR="00F53926" w:rsidRPr="00753F1A">
        <w:t>ned</w:t>
      </w:r>
      <w:r w:rsidR="001E1240" w:rsidRPr="00753F1A">
        <w:t xml:space="preserve"> ones in different regions of the network. </w:t>
      </w:r>
    </w:p>
    <w:p w14:paraId="1CFEAB7B" w14:textId="77777777" w:rsidR="007F6245" w:rsidRPr="00753F1A" w:rsidRDefault="007F6245" w:rsidP="00917272"/>
    <w:p w14:paraId="1D123437" w14:textId="5EB348AA" w:rsidR="00D31DD4" w:rsidRPr="00753F1A" w:rsidRDefault="007F6245" w:rsidP="009B4BD1">
      <w:r w:rsidRPr="001A6BC3">
        <w:t xml:space="preserve">Within this network, the strongest associations involve the </w:t>
      </w:r>
      <w:r w:rsidR="00544537" w:rsidRPr="001A6BC3">
        <w:t>explanations of inequality</w:t>
      </w:r>
      <w:r w:rsidRPr="001A6BC3">
        <w:t xml:space="preserve">, the perception of </w:t>
      </w:r>
      <w:r w:rsidR="002B43B1" w:rsidRPr="001A6BC3">
        <w:t xml:space="preserve">large </w:t>
      </w:r>
      <w:r w:rsidRPr="001A6BC3">
        <w:t xml:space="preserve">income inequality, and the </w:t>
      </w:r>
      <w:r w:rsidR="008D5550" w:rsidRPr="001A6BC3">
        <w:t>belief in public redistribution</w:t>
      </w:r>
      <w:r w:rsidRPr="001A6BC3">
        <w:t xml:space="preserve">. </w:t>
      </w:r>
      <w:r w:rsidR="00A678E2" w:rsidRPr="001A6BC3">
        <w:t xml:space="preserve">Results showed that perceiving personal sex as a key variable for personal success is highly predictive of considering religion and race as important, and vice versa. In the same fashion, explanations pointing at the individual agency, such as the role of hard work, and personal and parental education are strongly tied in the network. </w:t>
      </w:r>
      <w:r w:rsidRPr="001A6BC3">
        <w:lastRenderedPageBreak/>
        <w:t xml:space="preserve">Although researchers have long </w:t>
      </w:r>
      <w:del w:id="166" w:author="Arturo Bertero" w:date="2024-04-24T10:31:00Z">
        <w:r w:rsidRPr="001A6BC3" w:rsidDel="00B93206">
          <w:delText xml:space="preserve">conceived </w:delText>
        </w:r>
      </w:del>
      <w:ins w:id="167" w:author="Arturo Bertero" w:date="2024-04-24T10:31:00Z">
        <w:r w:rsidR="00B93206">
          <w:t>distinguished between</w:t>
        </w:r>
        <w:r w:rsidR="00B93206" w:rsidRPr="001A6BC3">
          <w:t xml:space="preserve"> individualist and structuralist </w:t>
        </w:r>
      </w:ins>
      <w:r w:rsidR="00544537" w:rsidRPr="001A6BC3">
        <w:t>explanations of inequality</w:t>
      </w:r>
      <w:r w:rsidR="00F53926" w:rsidRPr="001A6BC3">
        <w:t xml:space="preserve"> (</w:t>
      </w:r>
      <w:r w:rsidR="008D5550" w:rsidRPr="001A6BC3">
        <w:t>also referred</w:t>
      </w:r>
      <w:r w:rsidR="00F53926" w:rsidRPr="001A6BC3">
        <w:t xml:space="preserve"> </w:t>
      </w:r>
      <w:r w:rsidR="004246FB" w:rsidRPr="001A6BC3">
        <w:t xml:space="preserve">to </w:t>
      </w:r>
      <w:r w:rsidR="00F53926" w:rsidRPr="001A6BC3">
        <w:t>as “inequality beliefs” or “stratification beliefs”)</w:t>
      </w:r>
      <w:r w:rsidR="00A678E2" w:rsidRPr="001A6BC3">
        <w:t xml:space="preserve"> </w:t>
      </w:r>
      <w:del w:id="168" w:author="Arturo Bertero" w:date="2024-04-24T10:31:00Z">
        <w:r w:rsidR="00A678E2" w:rsidRPr="001A6BC3" w:rsidDel="00B93206">
          <w:delText xml:space="preserve">as composed of </w:delText>
        </w:r>
        <w:r w:rsidRPr="001A6BC3" w:rsidDel="00B93206">
          <w:delText xml:space="preserve">individualist and structuralist </w:delText>
        </w:r>
      </w:del>
      <w:r w:rsidRPr="001A6BC3">
        <w:fldChar w:fldCharType="begin"/>
      </w:r>
      <w:r w:rsidRPr="001A6BC3">
        <w:instrText xml:space="preserve"> ADDIN ZOTERO_ITEM CSL_CITATION {"citationID":"i5iNkLhO","properties":{"formattedCitation":"(Kluegel &amp; Smith, 1981)","plainCitation":"(Kluegel &amp; Smith, 1981)","noteIndex":0},"citationItems":[{"id":1300,"uris":["http://zotero.org/groups/5379819/items/BLNXD3CI"],"itemData":{"id":1300,"type":"article-journal","container-title":"Annual Review of Sociology","DOI":"10.1146/annurev.so.07.080181.000333","ISSN":"0360-0572","issue":"1","page":"29–56","title":"Beliefs about Stratification","volume":"7","author":[{"family":"Kluegel","given":"J R"},{"family":"Smith","given":"E R"}],"issued":{"date-parts":[["1981"]]}}}],"schema":"https://github.com/citation-style-language/schema/raw/master/csl-citation.json"} </w:instrText>
      </w:r>
      <w:r w:rsidRPr="001A6BC3">
        <w:fldChar w:fldCharType="separate"/>
      </w:r>
      <w:r w:rsidRPr="001A6BC3">
        <w:rPr>
          <w:noProof/>
        </w:rPr>
        <w:t>(Kluegel &amp; Smith, 1981)</w:t>
      </w:r>
      <w:r w:rsidRPr="001A6BC3">
        <w:fldChar w:fldCharType="end"/>
      </w:r>
      <w:r w:rsidR="00A678E2" w:rsidRPr="001A6BC3">
        <w:t>,</w:t>
      </w:r>
      <w:r w:rsidRPr="001A6BC3">
        <w:t xml:space="preserve"> </w:t>
      </w:r>
      <w:r w:rsidR="00A678E2" w:rsidRPr="001A6BC3">
        <w:t xml:space="preserve">most of </w:t>
      </w:r>
      <w:r w:rsidRPr="001A6BC3">
        <w:t xml:space="preserve">these perceptions correlate positively empirically </w:t>
      </w:r>
      <w:r w:rsidRPr="001A6BC3">
        <w:fldChar w:fldCharType="begin"/>
      </w:r>
      <w:r w:rsidRPr="001A6BC3">
        <w:instrText xml:space="preserve"> ADDIN ZOTERO_ITEM CSL_CITATION {"citationID":"9boX5mNV","properties":{"formattedCitation":"(Mijs, 2018)","plainCitation":"(Mijs, 2018)","noteIndex":0},"citationItems":[{"id":1319,"uris":["http://zotero.org/groups/5379819/items/KILF6RFA"],"itemData":{"id":1319,"type":"article-journal","abstract":"A new wave of scholarship recognizes the importance of people’s understanding of inequality that underlies their political convictions, civic values, and policy views. Much less is known, however, about the sources of people’s different beliefs. I argue that scholarship is hampered by a lack of consensus regarding the conceptualization and measurement of inequality beliefs, in the absence of an organizing theory. To fill this gap, in this paper, I develop a framework for studying the social basis of people’s explanations for inequality. I propose that people observe unequal outcomes and must infer the invisible forces that brought these about, be they meritocratic or structural in nature. In making inferences about the causes of inequality, people draw on lessons from past experience and information about the world, both of which are biased and limited by their background, social networks, and the environments they have been exposed to. Looking at inequality beliefs through this lens allows for an investigation into the kinds of experiences and environments that are particularly salient in shaping people’s inferential accounts of inequality. Specifically, I make a case for investigating how socializing institutions such as schools and neighborhoods are “inferential spaces” that shape how children and young adults come to learn about their unequal society and their own place in it. I conclude by proposing testable hypotheses and implication for research.","container-title":"Societies","DOI":"10.3390/soc8030064","issue":"3","page":"64","title":"Inequality Is a Problem of Inference: How People Solve the Social Puzzle of Unequal Outcomes","volume":"8","author":[{"family":"Mijs","given":"Jonathan J. B."}],"issued":{"date-parts":[["2018"]]}}}],"schema":"https://github.com/citation-style-language/schema/raw/master/csl-citation.json"} </w:instrText>
      </w:r>
      <w:r w:rsidRPr="001A6BC3">
        <w:fldChar w:fldCharType="separate"/>
      </w:r>
      <w:r w:rsidRPr="001A6BC3">
        <w:rPr>
          <w:noProof/>
        </w:rPr>
        <w:t>(Mijs, 2018)</w:t>
      </w:r>
      <w:r w:rsidRPr="001A6BC3">
        <w:fldChar w:fldCharType="end"/>
      </w:r>
      <w:r w:rsidRPr="001A6BC3">
        <w:t xml:space="preserve">. Consistently, most of the associations between these </w:t>
      </w:r>
      <w:r w:rsidR="00A678E2" w:rsidRPr="001A6BC3">
        <w:t xml:space="preserve">two kinds of </w:t>
      </w:r>
      <w:r w:rsidRPr="001A6BC3">
        <w:t xml:space="preserve">explanations </w:t>
      </w:r>
      <w:r w:rsidR="00D31DD4" w:rsidRPr="001A6BC3">
        <w:t>were positive</w:t>
      </w:r>
      <w:r w:rsidRPr="001A6BC3">
        <w:t>.</w:t>
      </w:r>
      <w:r w:rsidR="00A678E2" w:rsidRPr="001A6BC3">
        <w:t xml:space="preserve"> The only exception to this pattern regards the belief in the importance of hard work, which </w:t>
      </w:r>
      <w:r w:rsidR="00D31DD4" w:rsidRPr="001A6BC3">
        <w:t>contrast</w:t>
      </w:r>
      <w:ins w:id="169" w:author="Arturo Bertero" w:date="2024-04-24T10:31:00Z">
        <w:r w:rsidR="00B93206">
          <w:t>s</w:t>
        </w:r>
      </w:ins>
      <w:r w:rsidR="00D31DD4" w:rsidRPr="001A6BC3">
        <w:t xml:space="preserve"> </w:t>
      </w:r>
      <w:del w:id="170" w:author="Arturo Bertero" w:date="2024-04-24T10:32:00Z">
        <w:r w:rsidR="00A678E2" w:rsidRPr="001A6BC3" w:rsidDel="00B93206">
          <w:delText>to</w:delText>
        </w:r>
      </w:del>
      <w:ins w:id="171" w:author="Arturo Bertero" w:date="2024-04-24T10:32:00Z">
        <w:r w:rsidR="00B93206">
          <w:t>with</w:t>
        </w:r>
      </w:ins>
      <w:r w:rsidR="00A678E2" w:rsidRPr="001A6BC3">
        <w:t xml:space="preserve"> considering bribes</w:t>
      </w:r>
      <w:r w:rsidR="00F550F3" w:rsidRPr="001A6BC3">
        <w:t xml:space="preserve">, </w:t>
      </w:r>
      <w:r w:rsidR="00A678E2" w:rsidRPr="001A6BC3">
        <w:t>coming from a wealthy family</w:t>
      </w:r>
      <w:r w:rsidR="00F550F3" w:rsidRPr="001A6BC3">
        <w:t>, and personal sex</w:t>
      </w:r>
      <w:r w:rsidR="00A678E2" w:rsidRPr="001A6BC3">
        <w:t xml:space="preserve"> as important. </w:t>
      </w:r>
      <w:r w:rsidR="00D31DD4" w:rsidRPr="001A6BC3">
        <w:t>T</w:t>
      </w:r>
      <w:r w:rsidR="00F550F3" w:rsidRPr="001A6BC3">
        <w:t xml:space="preserve">his finding is interpretable as a corroboration of American exceptionalism rather than a rejection of the co-occurrence of </w:t>
      </w:r>
      <w:r w:rsidR="00544537" w:rsidRPr="001A6BC3">
        <w:t>explanations of inequality</w:t>
      </w:r>
      <w:r w:rsidR="00F550F3" w:rsidRPr="001A6BC3">
        <w:t xml:space="preserve">. Indeed, a great deal of attitude research showed the relevance of meritocratic beliefs and </w:t>
      </w:r>
      <w:r w:rsidR="008B28B1" w:rsidRPr="001A6BC3">
        <w:t>individualist</w:t>
      </w:r>
      <w:r w:rsidR="00F550F3" w:rsidRPr="001A6BC3">
        <w:t xml:space="preserve"> explanations of inequality in the U.S</w:t>
      </w:r>
      <w:r w:rsidR="001A7B6D">
        <w:t>.</w:t>
      </w:r>
      <w:r w:rsidR="001A6BC3">
        <w:t xml:space="preserve"> </w:t>
      </w:r>
      <w:sdt>
        <w:sdtPr>
          <w:alias w:val="SmartCite Citation"/>
          <w:tag w:val="0a3c846c-7570-4913-bd72-3afd46468081:a95468ef-e405-4d47-805b-aea5563dcf93,0a3c846c-7570-4913-bd72-3afd46468081:f87a53fe-e33d-470e-af6a-057b5821a255,0a3c846c-7570-4913-bd72-3afd46468081:da5a5ae7-0cfb-41f6-86a9-e68b605c1aee+"/>
          <w:id w:val="-360207449"/>
          <w:placeholder>
            <w:docPart w:val="DefaultPlaceholder_-1854013440"/>
          </w:placeholder>
        </w:sdtPr>
        <w:sdtContent>
          <w:r w:rsidR="001A7B6D" w:rsidRPr="001A7B6D">
            <w:rPr>
              <w:rFonts w:eastAsia="Times New Roman"/>
            </w:rPr>
            <w:t>(Alesina &amp; Glaeser, 2004; McCall, 2013; Shariff et al., 2016)</w:t>
          </w:r>
        </w:sdtContent>
      </w:sdt>
      <w:r w:rsidR="00F550F3" w:rsidRPr="001A6BC3">
        <w:t>. This was also captured in ISSP survey data, where this item is the most endorsed</w:t>
      </w:r>
      <w:r w:rsidR="00F550F3" w:rsidRPr="001A6BC3">
        <w:rPr>
          <w:rStyle w:val="FootnoteReference"/>
        </w:rPr>
        <w:footnoteReference w:id="11"/>
      </w:r>
      <w:r w:rsidR="00F550F3" w:rsidRPr="001A6BC3">
        <w:t xml:space="preserve">. </w:t>
      </w:r>
      <w:r w:rsidR="008D5550" w:rsidRPr="001A6BC3">
        <w:t>We</w:t>
      </w:r>
      <w:r w:rsidR="009B4BD1" w:rsidRPr="001A6BC3">
        <w:t xml:space="preserve"> integrate th</w:t>
      </w:r>
      <w:r w:rsidR="00334DBA" w:rsidRPr="001A6BC3">
        <w:t>ese</w:t>
      </w:r>
      <w:r w:rsidR="009B4BD1" w:rsidRPr="001A6BC3">
        <w:t xml:space="preserve"> findings by showing that, co</w:t>
      </w:r>
      <w:r w:rsidR="00334DBA" w:rsidRPr="001A6BC3">
        <w:t>mpared</w:t>
      </w:r>
      <w:r w:rsidR="009B4BD1" w:rsidRPr="001A6BC3">
        <w:t xml:space="preserve"> to what was observed in other highly</w:t>
      </w:r>
      <w:r w:rsidR="00334DBA" w:rsidRPr="001A6BC3">
        <w:t xml:space="preserve"> </w:t>
      </w:r>
      <w:r w:rsidR="004246FB" w:rsidRPr="001A6BC3">
        <w:t xml:space="preserve">unequal </w:t>
      </w:r>
      <w:r w:rsidR="001A7B6D">
        <w:t xml:space="preserve">contexts </w:t>
      </w:r>
      <w:r w:rsidR="009B4BD1" w:rsidRPr="001A6BC3">
        <w:fldChar w:fldCharType="begin"/>
      </w:r>
      <w:r w:rsidR="009B4BD1" w:rsidRPr="001A6BC3">
        <w:instrText xml:space="preserve"> ADDIN ZOTERO_ITEM CSL_CITATION {"citationID":"eCOfLqjW","properties":{"formattedCitation":"(Franetovic &amp; Bertero, 2023)","plainCitation":"(Franetovic &amp; Bertero, 2023)","noteIndex":0},"citationItems":[{"id":1354,"uris":["http://zotero.org/groups/5379819/items/FGW2FQRH"],"itemData":{"id":1354,"type":"article-journal","abstract":"This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schema":"https://github.com/citation-style-language/schema/raw/master/csl-citation.json"} </w:instrText>
      </w:r>
      <w:r w:rsidR="009B4BD1" w:rsidRPr="001A6BC3">
        <w:fldChar w:fldCharType="separate"/>
      </w:r>
      <w:r w:rsidR="009B4BD1" w:rsidRPr="001A6BC3">
        <w:rPr>
          <w:noProof/>
        </w:rPr>
        <w:t>(Franetovic &amp; Bertero, 2023)</w:t>
      </w:r>
      <w:r w:rsidR="009B4BD1" w:rsidRPr="001A6BC3">
        <w:fldChar w:fldCharType="end"/>
      </w:r>
      <w:r w:rsidR="009B4BD1" w:rsidRPr="001A6BC3">
        <w:t>, the belief in hard work is at least partially at odds with other explanations of inequality in the U.S.</w:t>
      </w:r>
      <w:r w:rsidR="009B4BD1" w:rsidRPr="00753F1A">
        <w:t xml:space="preserve"> </w:t>
      </w:r>
    </w:p>
    <w:p w14:paraId="3EBE8015" w14:textId="77777777" w:rsidR="008D5550" w:rsidRDefault="008D5550" w:rsidP="009B4BD1"/>
    <w:p w14:paraId="1DED6116" w14:textId="1ABBB634" w:rsidR="001E1240" w:rsidRPr="00753F1A" w:rsidRDefault="009B4BD1" w:rsidP="00D31DD4">
      <w:r w:rsidRPr="00753F1A">
        <w:t>Two other nodes have important connections within the network of attitudes. These are the perception of</w:t>
      </w:r>
      <w:r w:rsidR="002B43B1">
        <w:t xml:space="preserve"> large </w:t>
      </w:r>
      <w:r w:rsidRPr="00753F1A">
        <w:t xml:space="preserve">income inequality, and the belief in </w:t>
      </w:r>
      <w:r w:rsidR="008D5550">
        <w:t>public redistribution</w:t>
      </w:r>
      <w:r w:rsidRPr="00753F1A">
        <w:t xml:space="preserve">. These variables are strongly and positively correlated </w:t>
      </w:r>
      <w:proofErr w:type="gramStart"/>
      <w:r w:rsidRPr="00753F1A">
        <w:t>and also</w:t>
      </w:r>
      <w:proofErr w:type="gramEnd"/>
      <w:r w:rsidRPr="00753F1A">
        <w:t xml:space="preserve"> interact with the other perceptions, beliefs, and judgments about </w:t>
      </w:r>
      <w:r w:rsidR="00F53926">
        <w:t>inequality, redistribution, taxation, and wages</w:t>
      </w:r>
      <w:r w:rsidRPr="00753F1A">
        <w:t xml:space="preserve">. </w:t>
      </w:r>
      <w:r w:rsidR="008D5550" w:rsidRPr="00753F1A">
        <w:t>Consequently</w:t>
      </w:r>
      <w:r w:rsidRPr="00753F1A">
        <w:t>, these nodes have the highest centrality scores.</w:t>
      </w:r>
      <w:r w:rsidR="008D5550">
        <w:t xml:space="preserve"> </w:t>
      </w:r>
      <w:r w:rsidRPr="00753F1A">
        <w:t xml:space="preserve">This reaffirms the importance that the literature on distributive justice has long attributed to how people perceive income distribution and support public redistribution </w:t>
      </w:r>
      <w:r w:rsidR="00106BEC" w:rsidRPr="00753F1A">
        <w:fldChar w:fldCharType="begin"/>
      </w:r>
      <w:r w:rsidR="00F77955" w:rsidRPr="00753F1A">
        <w:instrText xml:space="preserve"> ADDIN ZOTERO_ITEM CSL_CITATION {"citationID":"W31ShpaX","properties":{"formattedCitation":"(A. F. Alesina et al., 2001; A. F. Alesina &amp; Giuliano, 2009; Janmaat, 2013; Kuhn, 2011, 2019; L\\uc0\\u252{}bker, 2004; Shepelak &amp; Alwin, 1986)","plainCitation":"(A. F. Alesina et al., 2001; A. F. Alesina &amp; Giuliano, 2009; Janmaat, 2013; Kuhn, 2011, 2019; Lübker, 2004; Shepelak &amp; Alwin, 1986)","noteIndex":0},"citationItems":[{"id":1336,"uris":["http://zotero.org/groups/5379819/items/EPAR8SWW"],"itemData":{"id":1336,"type":"document","publisher":"National bureau of economic research Cambridge, Mass., USA","title":"Why doesn't the US have a European-style welfare system?","author":[{"family":"Alesina","given":"Alberto F"},{"family":"Glaeser","given":"Edward L"},{"family":"Sacerdote","given":"Bruce"}],"issued":{"date-parts":[["2001"]]}}},{"id":1372,"uris":["http://zotero.org/groups/5379819/items/LZNG8LSN"],"itemData":{"id":1372,"type":"document","publisher":"National Bureau of Economic Research Cambridge","title":"Preferences for redistribution (No. w14825)","author":[{"family":"Alesina","given":"Alberto F"},{"family":"Giuliano","given":"Paola"}],"issued":{"date-parts":[["2009"]]}}},{"id":1255,"uris":["http://zotero.org/groups/5379819/items/IN49LKCF"],"itemData":{"id":1255,"type":"article-journal","abstract":"This study reviews international comparative studies investigating people’s views on inequality. These studies are classified using a framework consisting of three types of conceptions of inequality and two dimensions of inequality. Four perspectives are discussed explaining cross-national differences in views on inequality: the modernist, the culturalist, the micro and the macro perspective. The findings of studies comparing views on inequalities in post-communist and Western states provide more support for the modernist than for the culturalist perspective. Few comparative studies appear to investigate views on inequalities as independent variables impacting on other social attitudes and behaviours. It is argued that the social relevance of the field will be enhanced if more studies can show that views on inequality have an effect on social outcomes complementary to that of objective inequalities. L’étude fait le tour des comparaisons internationales qui ont analysé les opinions sur l’inégalité. On peut les classer à partir de trois conceptions de l’inégalité et de deux dimensions. On obtient en fait quatre modèles qui rendent compte des différences entre nations : le moderniste, le culturaliste, la perspective micro et la perspective macro. Les données comparatives pour les pays ex-communistes et les pays occidentaux s’accordent mieux avec une perspective moderniste que culturaliste. Les études comparatives ont fort peu traité les jugements sur l’inégalité comme variables indépendantes ayant un impact sur d’autres attitudes et comportements sociaux. La pertinence sociale de ce champ d’études serait augmentée si davantage d’études montraient que les jugements sur l’inégalité ont des effets sociaux qui s’ajoutent à ceux des inégalités objectives. Dieser Beitrag interessiert sich für internationale vergleichende Studien, die die Anschauungen über Ungleichheit zum Thema haben. Diese Studien lassen sich in drei Konzepte und zwei Dimensionen von Ungleichheit einteilen. Daraus entstehen vier Modelle, die die unterschiedlichen nationalen Betrachtungsweisen von Ungleichheit erklären: die modernistische Perspektive, die kulturelle Perspektive, die Mikroperspektive und die Makroperspektive. Die vergleichenden Angaben ehemaliger kommunistischer und westlicher Länder stimmen eher mit der modernistischen als mit der kulturalistischen Perspektive überein. Nur wenige der vergleichenden Studien scheinen Ungleichheiten als unabhängige Variablen zu verstehen, die zu anderen sozialen Formen und Verhaltensweisen führen könnten. Die soziale Bedeutung dieses Studienbereichs könnte zunehmen, falls mehrere Untersuchungen zeigen würden, dass die Einstufungen der Ungleichheit soziale Auswirkungen haben, die zu den objektiven Ungleichheiten hinzugefügt werden müssen.","container-title":"European Journal of Sociology","DOI":"10.1017/s0003975613000209","ISSN":"0003-9756","issue":"3","page":"357–389","title":"Subjective Inequality: a Review of International Comparative Studies on People’s Views about Inequality","volume":"54","author":[{"family":"Janmaat","given":"Jan Germen"}],"issued":{"date-parts":[["2013"]]}}},{"id":1373,"uris":["http://zotero.org/groups/5379819/items/PK5GYAQU"],"itemData":{"id":1373,"type":"article-journal","container-title":"European Journal of Political Economy","DOI":"10.1016/j.ejpoleco.2011.06.002","ISSN":"01762680","issue":"4","journalAbbreviation":"European Journal of Political Economy","language":"en","page":"625-641","source":"DOI.org (Crossref)","title":"In the eye of the beholder: Subjective inequality measures and individuals' assessment of market justice","title-short":"In the eye of the beholder","volume":"27","author":[{"family":"Kuhn","given":"Andreas"}],"issued":{"date-parts":[["2011",12]]}}},{"id":1345,"uris":["http://zotero.org/groups/5379819/items/IB46PLFP"],"itemData":{"id":1345,"type":"article-journal","abstract":"This paper shows that higher levels of perceived wage inequality are associated with a weaker (stronger) belief into meritocratic (non-meritocratic) principles as being important in determining individual wages. This finding is further corroborated using various complementary measures of individuals’ perception of the chances and risks associated with an unequal distribution of economic resources, such as their perception of the chances of upward mobility. I finally show that those individuals perceiving a high level of wage inequality also tend to be more supportive of redistributive policies and progressive taxation. Taken together, these findings suggest that high levels of perceived wage inequality do have the potential to undermine the legitimacy of market outcomes.","container-title":"European Journal of Political Economy","DOI":"10.1016/j.ejpoleco.2019.04.004","ISSN":"0176-2680","page":"331–344","title":"The subversive nature of inequality: Subjective inequality perceptions and attitudes to social inequality","volume":"59","author":[{"family":"Kuhn","given":"Andreas"}],"issued":{"date-parts":[["2019"]]}}},{"id":1377,"uris":["http://zotero.org/groups/5379819/items/K52ST99L"],"itemData":{"id":1377,"type":"article-journal","container-title":"International Labour Review","DOI":"10.1111/j.1564-913X.2004.tb00547.x","ISSN":"0020-7780, 1564-913X","issue":"1-2","journalAbbreviation":"International Labour Review","language":"en","page":"91-128","source":"DOI.org (Crossref)","title":"Globalization and perceptions of social inequality","volume":"143","author":[{"family":"Lübker","given":"Malte"}],"issued":{"date-parts":[["2004",3]]}}},{"id":1291,"uris":["http://zotero.org/groups/5379819/items/AFE76IWQ"],"itemData":{"id":1291,"type":"article-journal","abstract":"JSTOR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This paper addresses a number of theoretical and empirical issues derived from distributive justice theory regarding the social psychological process of justice evaluation. Building upon current theory and research, justice evaluation is conceived as a comparison of the rewards one receives with rewards s/he expects. Using data from a 1979 Indianapolis area survey, we examine beliefs about inequality and their role in s</w:instrText>
      </w:r>
      <w:r w:rsidR="00F77955" w:rsidRPr="00732737">
        <w:rPr>
          <w:lang w:val="it-IT"/>
        </w:rPr>
        <w:instrText xml:space="preserve">ubjective perceptions of distributive justice. We examine the extent to which \"what is\" affects perceptions of \"what ought to be\" using collective beliefs about distribution practices, that is, the extent to which persons perceive departures from justice in terms of existential standards. We find that it is possible to abstract, with a high degree of distinctiveness, a set of aggregate principles representing existential notions about the ways in which individual characteristics are related to household income. We find that this approach to the measurement of reference standards for the evaluation of income receipts has some empirical validity, in that it predicts perceptions of over-vs. under-reward, but such an approach to measuring departures from justice does not produce meaningful variation in measures of satisfaction and acceptance of income. Understanding how men and women react to circumstances they consider to be unfair has been the focus of a growing literature on distri-butive justice. Relying on conceptualizations of justice that go as far back as Aristotle's Nichomachean Ethics, social psychologists have begun to specify the conditions under","page":"30–46","title":"Beliefs about Inequality and Perceptions of Distributive Justice","volume":"51","author":[{"family":"Shepelak","given":"Norma J"},{"family":"Alwin","given":"Duane F"}],"issued":{"date-parts":[["1986"]]}}}],"schema":"https://github.com/citation-style-language/schema/raw/master/csl-citation.json"} </w:instrText>
      </w:r>
      <w:r w:rsidR="00106BEC" w:rsidRPr="00753F1A">
        <w:fldChar w:fldCharType="separate"/>
      </w:r>
      <w:r w:rsidR="00F77955" w:rsidRPr="00732737">
        <w:rPr>
          <w:kern w:val="0"/>
          <w:lang w:val="it-IT"/>
        </w:rPr>
        <w:t>(A. F. Alesina et al., 2001; A. F. Alesina &amp; Giuliano, 2009; Janmaat, 2013; Kuhn, 2011, 2019; Lübker, 2004; Shepelak &amp; Alwin, 1986)</w:t>
      </w:r>
      <w:r w:rsidR="00106BEC" w:rsidRPr="00753F1A">
        <w:fldChar w:fldCharType="end"/>
      </w:r>
      <w:r w:rsidR="00106BEC" w:rsidRPr="00732737">
        <w:rPr>
          <w:lang w:val="it-IT"/>
        </w:rPr>
        <w:t>.</w:t>
      </w:r>
      <w:r w:rsidRPr="00732737">
        <w:rPr>
          <w:lang w:val="it-IT"/>
        </w:rPr>
        <w:t xml:space="preserve"> </w:t>
      </w:r>
      <w:r w:rsidRPr="00753F1A">
        <w:t xml:space="preserve">Indeed, perceived income inequality was found to be a strong predictor of belief in public redistribution in several contexts </w:t>
      </w:r>
      <w:r w:rsidR="00742A59" w:rsidRPr="00753F1A">
        <w:fldChar w:fldCharType="begin"/>
      </w:r>
      <w:r w:rsidR="005411B8" w:rsidRPr="00753F1A">
        <w:instrText xml:space="preserve"> ADDIN ZOTERO_ITEM CSL_CITATION {"citationID":"GKUGFval","properties":{"formattedCitation":"(Garc\\uc0\\u237{}a\\uc0\\u8208{}S\\uc0\\u225{}nchez et al., 2020; K. Trump, 2023)","plainCitation":"(García‐Sánchez et al., 2020; K. Trump, 2023)","noteIndex":0},"citationItems":[{"id":1262,"uris":["http://zotero.org/groups/5379819/items/UZLEMI6H"],"itemData":{"id":1262,"type":"article-journal","abstract":"Although economic inequality has increased over the last few decades, support for redistributive policies is not widely accepted by the public. In this paper, we examine whether attitudes towards redistribution are a product of both perceptions of, and beliefs about, inequality. Specifically, we argue that the association between perceived inequality and support for redistribution varies by beliefs that justify inequality. We investigated this hypothesis in a cross‐cultural/country sample (N = 56,021 from 41 countries) using two different operationalizations of support for redistribution and two distinct beliefs that justify inequality. As hypothesized, the perceived size of the income gap correlated positively with believing that it is the government's responsibility to reduce inequality among those who rejected beliefs that justify inequality, whereas there was no association for those who endorsed these beliefs. Similarly, perceived economic inequality correlated positively with support for progressive taxation, but this association was weaker among those who endorsed meritocratic and equal opportunity beliefs. Together, these results demonstrate that ideologies influence the relationship between perceived inequality and attitudes towards redistribution, and that support for redistribution varies by how the policy is framed.","container-title":"British Journal of Social Psychology","DOI":"10.1111/bjso.12326","ISSN":"0144-6665","issue":"1","note":"PMID: 30977153","page":"111–136","title":"Attitudes towards redistribution and the interplay between perceptions and beliefs about inequality","volume":"59","author":[{"family":"García‐Sánchez","given":"Efraín"},{"family":"Osborne","given":"Danny"},{"family":"Willis","given":"Guillermo B."},{"family":"Rodríguez‐Bailón","given":"Rosa"}],"issued":{"date-parts":[["2020"]]}}},{"id":1380,"uris":["http://zotero.org/groups/5379819/items/VR2WTPXV"],"itemData":{"id":1380,"type":"article-journal","abstract":"Abstract\n            \n              Objectives\n              This study aims to contribute to our understanding of the relationship between income inequality, perceptions of income inequality, and support for redistribution. In particular, it asks whether income inequality affects support for redistribution by influencing perceptions of inequality.\n            \n            \n              Methods\n              This study combines the pay ratio measures from the International Social Survey Project with income inequality measures from the Standardized World Income Inequality Database. The analysis proceeds in three steps, asking whether (1) inequality is related to perceived inequality, (2) perceived inequality is related to preferences for inequality, and (3) perceived inequality is related to support for redistribution.\n            \n            \n              Results\n              Income inequality is unrelated to perceptions of inequality. Perceptions of inequality strongly predict preferred inequality, reinforcing the prior conclusion that anchoring effects likely cause this close relationship. Perceptions of inequality also predict support for redistribution. However, because actual inequality is unrelated to perceived inequality, there is no link between actual inequality and either preferred inequality or support for redistribution.\n            \n            \n              Conclusion\n              The overall pattern of results is consistent with the interpretation that perceptions of income inequality may be politically co‐determined with support for inequality and redistribution, instead of perceptions being mental antecedents of these attitudes.","container-title":"Social Science Quarterly","DOI":"10.1111/ssqu.13269","ISSN":"0038-4941, 1540-6237","issue":"2","journalAbbreviation":"Social Science Quarterly","language":"en","page":"180-188","source":"DOI.org (Crossref)","title":"Income inequality is unrelated to perceived inequality and support for redistribution","volume":"104","author":[{"family":"Trump","given":"Kris‐Stella"}],"issued":{"date-parts":[["2023",3]]}}}],"schema":"https://github.com/citation-style-language/schema/raw/master/csl-citation.json"} </w:instrText>
      </w:r>
      <w:r w:rsidR="00742A59" w:rsidRPr="00753F1A">
        <w:fldChar w:fldCharType="separate"/>
      </w:r>
      <w:r w:rsidR="005411B8" w:rsidRPr="00753F1A">
        <w:rPr>
          <w:kern w:val="0"/>
        </w:rPr>
        <w:t>(García‐Sánchez et al., 2020; K. Trump, 2023)</w:t>
      </w:r>
      <w:r w:rsidR="00742A59" w:rsidRPr="00753F1A">
        <w:fldChar w:fldCharType="end"/>
      </w:r>
      <w:r w:rsidR="00742A59" w:rsidRPr="00753F1A">
        <w:t>.</w:t>
      </w:r>
      <w:r w:rsidRPr="00753F1A">
        <w:t xml:space="preserve"> Furthermore, perceived inequality is even more important than objective inequality in predicting redistributive preferences across contemporary societies</w:t>
      </w:r>
      <w:r w:rsidR="00742A59" w:rsidRPr="00753F1A">
        <w:t xml:space="preserve"> </w:t>
      </w:r>
      <w:r w:rsidR="00742A59" w:rsidRPr="00753F1A">
        <w:fldChar w:fldCharType="begin"/>
      </w:r>
      <w:r w:rsidR="005411B8" w:rsidRPr="00753F1A">
        <w:instrText xml:space="preserve"> ADDIN ZOTERO_ITEM CSL_CITATION {"citationID":"AGb4xsBg","properties":{"formattedCitation":"(Bussolo et al., 2021; K. Trump, 2023)","plainCitation":"(Bussolo et al., 2021; K. Trump, 2023)","noteIndex":0},"citationItems":[{"id":1381,"uris":["http://zotero.org/groups/5379819/items/C6XSKFP6"],"itemData":{"id":1381,"type":"article-journal","abstract":"This paper shows that perceptions of inequality matter for demand for redistribution and investigates how individuals form their perceptions. Using data from the ISSP, we present new evidence on the significant changes of perceptions of inequality for more than 20 countries during the last three decades and how these are not in synch with changes in objective inequality. Rather than indicating misperceptions, these discrepancies reflect a broader view of inequality that for most individuals encompasses poverty, insecurity in the labor markets, availability of public goods in addition to objective income disparities. We then show that these perceptions have much stronger correlation with demand for redistribution than objective inequality, or any of the mentioned contextual variables that mold perceptions. Ideology and self‐interest also contribute to demand for redistribution. Much more than those on the left, right‐leaning individuals adjust their demand for redistribution in line with their inequality perceptions.","container-title":"Review of Income and Wealth","DOI":"10.1111/roiw.12497","ISSN":"0034-6586, 1475-4991","issue":"4","journalAbbreviation":"Review of Income and Wealth","language":"en","page":"835-871","source":"DOI.org (Crossref)","title":"I Perceive Therefore I Demand: The Formation of Inequality Perceptions and Demand for Redistribution","title-short":"I Perceive Therefore I Demand","volume":"67","author":[{"family":"Bussolo","given":"Maurizio"},{"family":"Ferrer‐i‐Carbonell","given":"Ada"},{"family":"Giolbas","given":"Anna"},{"family":"Torre","given":"Iván"}],"issued":{"date-parts":[["2021",12]]}}},{"id":1380,"uris":["http://zotero.org/groups/5379819/items/VR2WTPXV"],"itemData":{"id":1380,"type":"article-journal","abstract":"Abstract\n            \n              Objectives\n              This study aims to contribute to our understanding of the relationship between income inequality, perceptions of income inequality, and support for redistribution. In particular, it asks whether income inequality affects support for redistribution by influencing perceptions of inequality.\n            \n            \n              Methods\n              This study combines the pay ratio measures from the International Social Survey Project with income inequality measures from the Standardized World Income Inequality Database. The analysis proceeds in three steps, asking whether (1) inequality is related to perceived inequality, (2) perceived inequality is related to preferences for inequality, and (3) perceived inequality is related to support for redistribution.\n            \n            \n              Results\n              Income inequality is unrelated to perceptions of inequality. Perceptions of inequality strongly predict preferred inequality, reinforcing the prior conclusion that anchoring effects likely cause this close relationship. Perceptions of inequality also predict support for redistribution. However, because actual inequality is unrelated to perceived inequality, there is no link between actual inequality and either preferred inequality or support for redistribution.\n            \n            \n              Conclusion\n              The overall pattern of results is consistent with the interpretation that perceptions of income inequality may be politically co‐determined with support for inequality and redistribution, instead of perceptions being mental antecedents of these attitudes.","container-title":"Social Science Quarterly","DOI":"10.1111/ssqu.13269","ISSN":"0038-4941, 1540-6237","issue":"2","journalAbbreviation":"Social Science Quarterly","language":"en","page":"180-188","source":"DOI.org (Crossref)","title":"Income inequality is unrelated to perceived inequality and support for redistribution","volume":"104","author":[{"family":"Trump","given":"Kris‐Stella"}],"issued":{"date-parts":[["2023",3]]}}}],"schema":"https://github.com/citation-style-language/schema/raw/master/csl-citation.json"} </w:instrText>
      </w:r>
      <w:r w:rsidR="00742A59" w:rsidRPr="00753F1A">
        <w:fldChar w:fldCharType="separate"/>
      </w:r>
      <w:r w:rsidR="005411B8" w:rsidRPr="00753F1A">
        <w:rPr>
          <w:noProof/>
        </w:rPr>
        <w:t>(Bussolo et al., 2021; K. Trump, 2023)</w:t>
      </w:r>
      <w:r w:rsidR="00742A59" w:rsidRPr="00753F1A">
        <w:fldChar w:fldCharType="end"/>
      </w:r>
      <w:r w:rsidR="00742A59" w:rsidRPr="00753F1A">
        <w:t>.</w:t>
      </w:r>
    </w:p>
    <w:p w14:paraId="50B219D8" w14:textId="77777777" w:rsidR="008D5550" w:rsidRDefault="008D5550" w:rsidP="00146707"/>
    <w:p w14:paraId="304ACEA2" w14:textId="0818F4DA" w:rsidR="00A13334" w:rsidRPr="00753F1A" w:rsidRDefault="00146707" w:rsidP="00146707">
      <w:r w:rsidRPr="00753F1A">
        <w:t xml:space="preserve">The least central nodes in the network were the four pay criteria. The desired principles for the allocation of wages were found to be marginal also in a previous contribution adopting a network approach to study attitudes </w:t>
      </w:r>
      <w:r w:rsidR="00E62E95" w:rsidRPr="00753F1A">
        <w:t>toward</w:t>
      </w:r>
      <w:r w:rsidRPr="00753F1A">
        <w:t xml:space="preserve"> inequality </w:t>
      </w:r>
      <w:r w:rsidRPr="00753F1A">
        <w:fldChar w:fldCharType="begin"/>
      </w:r>
      <w:r w:rsidR="00AA1FE6" w:rsidRPr="00753F1A">
        <w:instrText xml:space="preserve"> ADDIN ZOTERO_ITEM CSL_CITATION {"citationID":"wFrFFh5G","properties":{"formattedCitation":"(Franetovic &amp; Bertero, 2023)","plainCitation":"(Franetovic &amp; Bertero, 2023)","noteIndex":0},"citationItems":[{"id":1354,"uris":["http://zotero.org/groups/5379819/items/FGW2FQRH"],"itemData":{"id":1354,"type":"article-journal","abstract":"This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schema":"https://github.com/citation-style-language/schema/raw/master/csl-citation.json"} </w:instrText>
      </w:r>
      <w:r w:rsidRPr="00753F1A">
        <w:fldChar w:fldCharType="separate"/>
      </w:r>
      <w:r w:rsidRPr="00753F1A">
        <w:rPr>
          <w:noProof/>
        </w:rPr>
        <w:t>(Franetovic &amp; Bertero, 2023)</w:t>
      </w:r>
      <w:r w:rsidRPr="00753F1A">
        <w:fldChar w:fldCharType="end"/>
      </w:r>
      <w:r w:rsidRPr="00753F1A">
        <w:t xml:space="preserve">. The findings showed that these variables are rather compartmentalized. Endorsing a meritocratic criterion is highly associated with praising the principle for which wages should be determined by the amount of responsibility associated with the job, and by the educational level of the worker. However, these beliefs are detached from desiring wages to be determined based on workers’ needs. </w:t>
      </w:r>
      <w:r w:rsidR="00A13334" w:rsidRPr="00753F1A">
        <w:t xml:space="preserve">The criteria rarely interact with other network nodes. The few associations they hold in the network are with </w:t>
      </w:r>
      <w:r w:rsidR="008B28B1">
        <w:t>individualist</w:t>
      </w:r>
      <w:r w:rsidR="00A13334" w:rsidRPr="00753F1A">
        <w:t xml:space="preserve"> explanations of inequality. </w:t>
      </w:r>
    </w:p>
    <w:p w14:paraId="52102C25" w14:textId="77777777" w:rsidR="00A13334" w:rsidRPr="00753F1A" w:rsidRDefault="00A13334" w:rsidP="00146707"/>
    <w:p w14:paraId="208BBD86" w14:textId="585F898B" w:rsidR="005B05DA" w:rsidRPr="00753F1A" w:rsidRDefault="00A13334" w:rsidP="00146707">
      <w:r w:rsidRPr="00753F1A">
        <w:t xml:space="preserve">The estimation of a network model on full sample data relied on the assumption that attitudes </w:t>
      </w:r>
      <w:r w:rsidR="00E62E95" w:rsidRPr="00753F1A">
        <w:t>toward</w:t>
      </w:r>
      <w:r w:rsidRPr="00753F1A">
        <w:t xml:space="preserve"> inequality are structured in the same way across all population strata. Yet, this assumption is challenged by past research showing that </w:t>
      </w:r>
      <w:r w:rsidR="00AA1FE6" w:rsidRPr="00753F1A">
        <w:t xml:space="preserve">the levels </w:t>
      </w:r>
      <w:r w:rsidR="00D31DD4" w:rsidRPr="00753F1A">
        <w:fldChar w:fldCharType="begin"/>
      </w:r>
      <w:r w:rsidR="001C3252" w:rsidRPr="00753F1A">
        <w:instrText xml:space="preserve"> ADDIN ZOTERO_ITEM CSL_CITATION {"citationID":"Itz9VhT2","properties":{"formattedCitation":"(Bobzien &amp; Kalleitner, 2021; Lindh &amp; McCall, 2020)","plainCitation":"(Bobzien &amp; Kalleitner, 2021; Lindh &amp; McCall, 2020)","noteIndex":0},"citationItems":[{"id":1434,"uris":["http://zotero.org/groups/5379819/items/ZT79K6GE"],"itemData":{"id":1434,"type":"article-journal","container-title":"European Societies","DOI":"10.1080/14616696.2020.1836669","ISSN":"1461-6696, 1469-8307","issue":"sup1","journalAbbreviation":"European Societies","language":"en","page":"S791-S804","source":"DOI.org (Crossref)","title":"Attitudes towards European financial solidarity during the Covid-19 pandemic: evidence from a net-contributor country","title-short":"Attitudes towards European financial solidarity during the Covid-19 pandemic","volume":"23","author":[{"family":"Bobzien","given":"Licia"},{"family":"Kalleitner","given":"Fabian"}],"issued":{"date-parts":[["2021",2,19]]}}},{"id":1436,"uris":["http://zotero.org/groups/5379819/items/W3WEGGF7"],"itemData":{"id":1436,"type":"article-journal","abstract":"In many high-income countries today, scholarly interest in the politics of class has coincided with growing economic inequality, rising support for nonmainstream political parties and candidates, and increasing flows of immigration. We review social science research on the views of different class segments vis-à-vis economic, political, and sociocultural issues, finding greater scholarly attention to the interdependence of economic, social, and political concerns and preferences than arguably was the case even a few years ago. Our main aim is to synthesize and critically evaluate this rapidly expanding literature, but we also provide empirical data on class differences and similarities in political opinion across 18 countries, and we pinpoint several areas of research that are in need of further empirical, methodological, and theoretical inquiry.","container-title":"Annual Review of Sociology","DOI":"10.1146/annurev-soc-121919-054609","ISSN":"0360-0572, 1545-2115","issue":"1","journalAbbreviation":"Annu. Rev. Sociol.","language":"en","page":"419-441","source":"DOI.org (Crossref)","title":"Class Position and Political Opinion in Rich Democracies","volume":"46","author":[{"family":"Lindh","given":"Arvid"},{"family":"McCall","given":"Leslie"}],"issued":{"date-parts":[["2020",7,30]]}}}],"schema":"https://github.com/citation-style-language/schema/raw/master/csl-citation.json"} </w:instrText>
      </w:r>
      <w:r w:rsidR="00D31DD4" w:rsidRPr="00753F1A">
        <w:fldChar w:fldCharType="separate"/>
      </w:r>
      <w:r w:rsidR="00D31DD4" w:rsidRPr="00753F1A">
        <w:rPr>
          <w:noProof/>
        </w:rPr>
        <w:t>(Bobzien &amp; Kalleitner, 2021; Lindh &amp; McCall, 2020)</w:t>
      </w:r>
      <w:r w:rsidR="00D31DD4" w:rsidRPr="00753F1A">
        <w:fldChar w:fldCharType="end"/>
      </w:r>
      <w:r w:rsidR="00D31DD4" w:rsidRPr="00753F1A">
        <w:t xml:space="preserve"> </w:t>
      </w:r>
      <w:r w:rsidR="00AA1FE6" w:rsidRPr="00753F1A">
        <w:t xml:space="preserve">and the structure </w:t>
      </w:r>
      <w:r w:rsidR="00AA1FE6" w:rsidRPr="00753F1A">
        <w:fldChar w:fldCharType="begin"/>
      </w:r>
      <w:r w:rsidR="00AA1FE6" w:rsidRPr="00753F1A">
        <w:instrText xml:space="preserve"> ADDIN ZOTERO_ITEM CSL_CITATION {"citationID":"S5e49wrH","properties":{"formattedCitation":"(Franetovic &amp; Bertero, 2023)","plainCitation":"(Franetovic &amp; Bertero, 2023)","noteIndex":0},"citationItems":[{"id":1354,"uris":["http://zotero.org/groups/5379819/items/FGW2FQRH"],"itemData":{"id":1354,"type":"article-journal","abstract":"This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schema":"https://github.com/citation-style-language/schema/raw/master/csl-citation.json"} </w:instrText>
      </w:r>
      <w:r w:rsidR="00AA1FE6" w:rsidRPr="00753F1A">
        <w:fldChar w:fldCharType="separate"/>
      </w:r>
      <w:r w:rsidR="00AA1FE6" w:rsidRPr="00753F1A">
        <w:rPr>
          <w:noProof/>
        </w:rPr>
        <w:t>(Franetovic &amp; Bertero, 2023)</w:t>
      </w:r>
      <w:r w:rsidR="00AA1FE6" w:rsidRPr="00753F1A">
        <w:fldChar w:fldCharType="end"/>
      </w:r>
      <w:r w:rsidR="00AA1FE6" w:rsidRPr="00753F1A">
        <w:t xml:space="preserve"> of attitudes </w:t>
      </w:r>
      <w:r w:rsidR="00E62E95" w:rsidRPr="00753F1A">
        <w:t>toward</w:t>
      </w:r>
      <w:r w:rsidR="00AA1FE6" w:rsidRPr="00753F1A">
        <w:t xml:space="preserve"> inequality vary </w:t>
      </w:r>
      <w:r w:rsidR="008D5550">
        <w:t>across</w:t>
      </w:r>
      <w:r w:rsidR="008D5550" w:rsidRPr="00753F1A">
        <w:t xml:space="preserve"> </w:t>
      </w:r>
      <w:r w:rsidR="00AA1FE6" w:rsidRPr="00753F1A">
        <w:t xml:space="preserve">the population. In exploring these differences, </w:t>
      </w:r>
      <w:r w:rsidR="00D31DD4" w:rsidRPr="00753F1A">
        <w:t>researchers</w:t>
      </w:r>
      <w:r w:rsidR="00AA1FE6" w:rsidRPr="00753F1A">
        <w:t xml:space="preserve"> focused on the role of socioeconomic variables, studying how individuals of different social </w:t>
      </w:r>
      <w:r w:rsidR="008D5550">
        <w:t>positions</w:t>
      </w:r>
      <w:r w:rsidR="008D5550" w:rsidRPr="00753F1A">
        <w:t xml:space="preserve"> </w:t>
      </w:r>
      <w:r w:rsidR="00AA1FE6" w:rsidRPr="00753F1A">
        <w:t xml:space="preserve">understand inequality. </w:t>
      </w:r>
      <w:r w:rsidR="008D5550">
        <w:t>We</w:t>
      </w:r>
      <w:r w:rsidR="00AA1FE6" w:rsidRPr="00753F1A">
        <w:t xml:space="preserve"> undertook a complementary approach, by investigating the role that a cognitive variable might have in this process. </w:t>
      </w:r>
      <w:r w:rsidR="00D31DD4" w:rsidRPr="00753F1A">
        <w:t>The</w:t>
      </w:r>
      <w:r w:rsidR="00AA1FE6" w:rsidRPr="00753F1A">
        <w:t xml:space="preserve"> MNM showed that anger strongly moderates </w:t>
      </w:r>
      <w:r w:rsidR="00AF4B3F" w:rsidRPr="00753F1A">
        <w:t>more than 20 edges</w:t>
      </w:r>
      <w:r w:rsidR="00AA1FE6" w:rsidRPr="00753F1A">
        <w:t xml:space="preserve">, hence impacting the structure of this construct. </w:t>
      </w:r>
      <w:r w:rsidR="001909A6" w:rsidRPr="00753F1A">
        <w:t xml:space="preserve">The strongest moderation effects involved the belief in public redistribution and the judgment on its failure. </w:t>
      </w:r>
      <w:r w:rsidR="001A7CC4" w:rsidRPr="001A7CC4">
        <w:t xml:space="preserve">This association becomes </w:t>
      </w:r>
      <w:ins w:id="172" w:author="Arturo Bertero" w:date="2024-04-24T10:34:00Z">
        <w:r w:rsidR="00B93206">
          <w:t xml:space="preserve">considerably </w:t>
        </w:r>
      </w:ins>
      <w:r w:rsidR="001A7CC4" w:rsidRPr="001A7CC4">
        <w:t xml:space="preserve">stronger as the anger of U.S. respondents </w:t>
      </w:r>
      <w:del w:id="173" w:author="Arturo Bertero" w:date="2024-04-24T10:34:00Z">
        <w:r w:rsidR="001A7CC4" w:rsidRPr="001A7CC4" w:rsidDel="00B93206">
          <w:delText xml:space="preserve">is </w:delText>
        </w:r>
      </w:del>
      <w:ins w:id="174" w:author="Arturo Bertero" w:date="2024-04-24T10:34:00Z">
        <w:r w:rsidR="00B93206">
          <w:t>gets</w:t>
        </w:r>
        <w:r w:rsidR="00B93206" w:rsidRPr="001A7CC4">
          <w:t xml:space="preserve"> </w:t>
        </w:r>
      </w:ins>
      <w:r w:rsidR="001A7CC4" w:rsidRPr="001A7CC4">
        <w:t>higher</w:t>
      </w:r>
      <w:r w:rsidR="001A7CC4">
        <w:t xml:space="preserve">. </w:t>
      </w:r>
      <w:r w:rsidR="00C34D2C" w:rsidRPr="00C34D2C">
        <w:t>This means that when individuals are particularly upset by existing levels of inequality and think that the government should reduce income differences between individuals, they tend to logically judge more strongly the poli</w:t>
      </w:r>
      <w:r w:rsidR="00C34D2C">
        <w:t>tical</w:t>
      </w:r>
      <w:r w:rsidR="00C34D2C" w:rsidRPr="00C34D2C">
        <w:t xml:space="preserve"> efforts made to date to reduce it as unsuccessful.</w:t>
      </w:r>
      <w:r w:rsidR="00C34D2C">
        <w:t xml:space="preserve"> </w:t>
      </w:r>
      <w:r w:rsidR="001909A6" w:rsidRPr="00753F1A">
        <w:t xml:space="preserve">Other important moderation effects regarded the relationships between </w:t>
      </w:r>
      <w:r w:rsidR="00544537">
        <w:t>explanations of inequality</w:t>
      </w:r>
      <w:r w:rsidR="001909A6" w:rsidRPr="00753F1A">
        <w:t xml:space="preserve">. When individuals are content with the level of U.S. inequality, </w:t>
      </w:r>
      <w:r w:rsidR="005B05DA" w:rsidRPr="00753F1A">
        <w:t xml:space="preserve">they tend to endorse individualist and structuralist explanations altogether. This mirrors the </w:t>
      </w:r>
      <w:r w:rsidR="00AF4B3F" w:rsidRPr="00753F1A">
        <w:t>schema</w:t>
      </w:r>
      <w:r w:rsidR="005B05DA" w:rsidRPr="00753F1A">
        <w:t xml:space="preserve"> that was found in the full sample, where </w:t>
      </w:r>
      <w:r w:rsidR="005B05DA" w:rsidRPr="00753F1A">
        <w:lastRenderedPageBreak/>
        <w:t xml:space="preserve">most of these variables are positively related. However, increasing levels of anger are associated with greater misalignment of </w:t>
      </w:r>
      <w:r w:rsidR="00544537">
        <w:t>explanations of inequality</w:t>
      </w:r>
      <w:r w:rsidR="005B05DA" w:rsidRPr="00753F1A">
        <w:t xml:space="preserve">. Anger </w:t>
      </w:r>
      <w:r w:rsidR="00E62E95" w:rsidRPr="00753F1A">
        <w:t>toward</w:t>
      </w:r>
      <w:r w:rsidR="005B05DA" w:rsidRPr="00753F1A">
        <w:t xml:space="preserve"> inequality led respondents to perceive a discordance between explanations pointing at the role of parental and individual education, giving bribes, and </w:t>
      </w:r>
      <w:r w:rsidR="00C34D2C">
        <w:t>peoples’</w:t>
      </w:r>
      <w:r w:rsidR="00C34D2C" w:rsidRPr="00753F1A">
        <w:t xml:space="preserve"> </w:t>
      </w:r>
      <w:r w:rsidR="005B05DA" w:rsidRPr="00753F1A">
        <w:t xml:space="preserve">race, which became negatively associated </w:t>
      </w:r>
      <w:r w:rsidR="00AF4B3F" w:rsidRPr="00753F1A">
        <w:t>in</w:t>
      </w:r>
      <w:r w:rsidR="005B05DA" w:rsidRPr="00753F1A">
        <w:t xml:space="preserve"> the MNM. Yet, the structuralist and individualist </w:t>
      </w:r>
      <w:r w:rsidR="00544537">
        <w:t>explanations of inequality</w:t>
      </w:r>
      <w:r w:rsidR="005B05DA" w:rsidRPr="00753F1A">
        <w:t xml:space="preserve"> of angry individuals are not fully detached, as they still perceive most of these explanations to cooccur in determining personal success. </w:t>
      </w:r>
    </w:p>
    <w:p w14:paraId="1D3CC913" w14:textId="77777777" w:rsidR="000E31DB" w:rsidRDefault="000E31DB" w:rsidP="00146707"/>
    <w:p w14:paraId="744C0B36" w14:textId="73D5F481" w:rsidR="00366E0F" w:rsidRPr="00753F1A" w:rsidRDefault="00366E0F" w:rsidP="00146707">
      <w:r w:rsidRPr="00753F1A">
        <w:t>These moderation effects produced two patterns. First, the attitudes of the angry U.S. public are more misaligned than those of the content. Indeed, when anger is high, the selected variables show a greater number of negative associations. Second, regardless of their signs, the associations between perceptions, beliefs</w:t>
      </w:r>
      <w:r w:rsidR="00C34D2C">
        <w:t xml:space="preserve">, and </w:t>
      </w:r>
      <w:r w:rsidR="00C34D2C" w:rsidRPr="00753F1A">
        <w:t>judgments</w:t>
      </w:r>
      <w:r w:rsidRPr="00753F1A">
        <w:t xml:space="preserve"> are stronger when individuals are angry about inequality. </w:t>
      </w:r>
      <w:del w:id="175" w:author="Arturo Bertero" w:date="2024-04-24T10:36:00Z">
        <w:r w:rsidR="00AF4B3F" w:rsidRPr="00753F1A" w:rsidDel="00B93206">
          <w:delText>Therefore,</w:delText>
        </w:r>
      </w:del>
      <w:ins w:id="176" w:author="Arturo Bertero" w:date="2024-04-24T10:36:00Z">
        <w:r w:rsidR="00B93206">
          <w:t>These results suggest</w:t>
        </w:r>
      </w:ins>
      <w:r w:rsidR="001D37D6" w:rsidRPr="00753F1A">
        <w:t xml:space="preserve"> </w:t>
      </w:r>
      <w:ins w:id="177" w:author="Arturo Bertero" w:date="2024-04-24T10:36:00Z">
        <w:r w:rsidR="00B93206">
          <w:t xml:space="preserve">that </w:t>
        </w:r>
      </w:ins>
      <w:r w:rsidR="001D37D6" w:rsidRPr="00753F1A">
        <w:t xml:space="preserve">cognitive attachment to the problem of inequality might have two effects. It could drive individuals to hold potentially conflictual attitudes, and it could increase the interdependence between the </w:t>
      </w:r>
      <w:r w:rsidR="00AF4B3F" w:rsidRPr="00753F1A">
        <w:t>evaluations composing this</w:t>
      </w:r>
      <w:r w:rsidR="001D37D6" w:rsidRPr="00753F1A">
        <w:t xml:space="preserve"> multidimensional construct. </w:t>
      </w:r>
    </w:p>
    <w:p w14:paraId="7F73A3E9" w14:textId="77777777" w:rsidR="00366E0F" w:rsidRPr="00753F1A" w:rsidRDefault="00366E0F" w:rsidP="00146707"/>
    <w:p w14:paraId="103A090C" w14:textId="5AC3DF84" w:rsidR="00737AB8" w:rsidRPr="00753F1A" w:rsidRDefault="001D37D6" w:rsidP="00925DD6">
      <w:r w:rsidRPr="00753F1A">
        <w:t xml:space="preserve">Studying the structure of attitudes </w:t>
      </w:r>
      <w:r w:rsidR="00E62E95" w:rsidRPr="00753F1A">
        <w:t>toward</w:t>
      </w:r>
      <w:r w:rsidRPr="00753F1A">
        <w:t xml:space="preserve"> inequality is important because can generate inferences on attitude change. To test this possibility, </w:t>
      </w:r>
      <w:r w:rsidR="00C34D2C">
        <w:t>we</w:t>
      </w:r>
      <w:r w:rsidRPr="00753F1A">
        <w:t xml:space="preserve"> reduced the survey variables to dummy entities and performed an Ising estimation followed by a network simulation. The network estimated on dichotomous variables was remarkably </w:t>
      </w:r>
      <w:proofErr w:type="gramStart"/>
      <w:r w:rsidRPr="00753F1A">
        <w:t>similar to</w:t>
      </w:r>
      <w:proofErr w:type="gramEnd"/>
      <w:r w:rsidRPr="00753F1A">
        <w:t xml:space="preserve"> the mgm. The strongest associations of the </w:t>
      </w:r>
      <w:r w:rsidR="00AF4B3F" w:rsidRPr="00753F1A">
        <w:t>full-scale</w:t>
      </w:r>
      <w:r w:rsidRPr="00753F1A">
        <w:t xml:space="preserve"> model were correctly retrieved in the Ising network, which also preserved a small-world structure. </w:t>
      </w:r>
      <w:r w:rsidR="00AF4B3F" w:rsidRPr="00753F1A">
        <w:t>Consequently</w:t>
      </w:r>
      <w:r w:rsidRPr="00753F1A">
        <w:t>, nodes that were central in the first network remained the most important vertices of the second. This allowed for test</w:t>
      </w:r>
      <w:r w:rsidR="00D11733" w:rsidRPr="00753F1A">
        <w:t>ing</w:t>
      </w:r>
      <w:r w:rsidRPr="00753F1A">
        <w:t xml:space="preserve"> the fourth research hypothesis, predicting a positive relationship between nodes’ centrality and attitude change after a manipulation attempt. The manipulations were simulated by increasing </w:t>
      </w:r>
      <w:r w:rsidR="00D11733" w:rsidRPr="00753F1A">
        <w:t xml:space="preserve">the </w:t>
      </w:r>
      <w:r w:rsidRPr="00753F1A">
        <w:t>nodes’ t</w:t>
      </w:r>
      <w:r w:rsidR="00D11733" w:rsidRPr="00753F1A">
        <w:t>h</w:t>
      </w:r>
      <w:r w:rsidRPr="00753F1A">
        <w:t xml:space="preserve">reshold one at </w:t>
      </w:r>
      <w:r w:rsidR="00D11733" w:rsidRPr="00753F1A">
        <w:t>a</w:t>
      </w:r>
      <w:r w:rsidRPr="00753F1A">
        <w:t xml:space="preserve"> time. </w:t>
      </w:r>
      <w:r w:rsidR="00D11733" w:rsidRPr="00753F1A">
        <w:t>All manipulations were strong enough to produce the change of</w:t>
      </w:r>
      <w:r w:rsidR="00AF4B3F" w:rsidRPr="00753F1A">
        <w:t xml:space="preserve"> state of</w:t>
      </w:r>
      <w:r w:rsidR="00D11733" w:rsidRPr="00753F1A">
        <w:t xml:space="preserve"> the targeted node. </w:t>
      </w:r>
      <w:r w:rsidR="00AF4B3F" w:rsidRPr="00753F1A">
        <w:t xml:space="preserve">Their </w:t>
      </w:r>
      <w:r w:rsidR="009C6B07" w:rsidRPr="00753F1A">
        <w:t>change</w:t>
      </w:r>
      <w:r w:rsidR="00AF4B3F" w:rsidRPr="00753F1A">
        <w:t xml:space="preserve">s of states </w:t>
      </w:r>
      <w:r w:rsidR="009C6B07" w:rsidRPr="00753F1A">
        <w:t>reverberated in the network, producing variations in its sum</w:t>
      </w:r>
      <w:r w:rsidR="00DE69B0">
        <w:t xml:space="preserve"> </w:t>
      </w:r>
      <w:r w:rsidR="009C6B07" w:rsidRPr="00753F1A">
        <w:t>score. H4 was confirmed, as manipulation</w:t>
      </w:r>
      <w:r w:rsidR="00AF4B3F" w:rsidRPr="00753F1A">
        <w:t>s</w:t>
      </w:r>
      <w:r w:rsidR="009C6B07" w:rsidRPr="00753F1A">
        <w:t xml:space="preserve"> </w:t>
      </w:r>
      <w:r w:rsidR="006273BF" w:rsidRPr="00753F1A">
        <w:t>targeting</w:t>
      </w:r>
      <w:r w:rsidR="009C6B07" w:rsidRPr="00753F1A">
        <w:t xml:space="preserve"> </w:t>
      </w:r>
      <w:r w:rsidR="00AF4B3F" w:rsidRPr="00753F1A">
        <w:t>the perception of</w:t>
      </w:r>
      <w:r w:rsidR="002B43B1">
        <w:t xml:space="preserve"> large </w:t>
      </w:r>
      <w:r w:rsidR="00AF4B3F" w:rsidRPr="00753F1A">
        <w:t>income inequality and the belief in public redistribution -</w:t>
      </w:r>
      <w:r w:rsidR="009C6B07" w:rsidRPr="00753F1A">
        <w:t>the most central node</w:t>
      </w:r>
      <w:r w:rsidR="00AF4B3F" w:rsidRPr="00753F1A">
        <w:t>s-</w:t>
      </w:r>
      <w:r w:rsidR="009C6B07" w:rsidRPr="00753F1A">
        <w:t xml:space="preserve"> produced downstream effects.</w:t>
      </w:r>
      <w:r w:rsidR="00AF4B3F" w:rsidRPr="00753F1A">
        <w:t xml:space="preserve"> Additionally, t</w:t>
      </w:r>
      <w:r w:rsidR="009C6B07" w:rsidRPr="00753F1A">
        <w:t>he simulation show</w:t>
      </w:r>
      <w:r w:rsidR="00AF4B3F" w:rsidRPr="00753F1A">
        <w:t>ed</w:t>
      </w:r>
      <w:r w:rsidR="009C6B07" w:rsidRPr="00753F1A">
        <w:t xml:space="preserve"> a strong association between node centrality and the magnitude of attitude change. Indeed, </w:t>
      </w:r>
      <w:r w:rsidR="00AF4B3F" w:rsidRPr="00753F1A">
        <w:t>also other highly central nodes produced huge changes in sum</w:t>
      </w:r>
      <w:r w:rsidR="00DE69B0">
        <w:t xml:space="preserve"> </w:t>
      </w:r>
      <w:r w:rsidR="00AF4B3F" w:rsidRPr="00753F1A">
        <w:t>scores</w:t>
      </w:r>
      <w:r w:rsidR="009C6B07" w:rsidRPr="00753F1A">
        <w:t>. Yet, attitude change is not necessarily a linear function of nodes’ embeddedness</w:t>
      </w:r>
      <w:r w:rsidR="00AF4B3F" w:rsidRPr="00753F1A">
        <w:t>,</w:t>
      </w:r>
      <w:r w:rsidR="009C6B07" w:rsidRPr="00753F1A">
        <w:t xml:space="preserve"> </w:t>
      </w:r>
      <w:r w:rsidR="00AF4B3F" w:rsidRPr="00753F1A">
        <w:t>as evaluations that are</w:t>
      </w:r>
      <w:r w:rsidR="009C6B07" w:rsidRPr="00753F1A">
        <w:t xml:space="preserve"> strongly </w:t>
      </w:r>
      <w:r w:rsidR="0010211C" w:rsidRPr="00753F1A">
        <w:t>and/or</w:t>
      </w:r>
      <w:r w:rsidR="009C6B07" w:rsidRPr="00753F1A">
        <w:t xml:space="preserve"> frequently related to other items </w:t>
      </w:r>
      <w:r w:rsidR="00AF4B3F" w:rsidRPr="00753F1A">
        <w:t xml:space="preserve">can </w:t>
      </w:r>
      <w:r w:rsidR="009C6B07" w:rsidRPr="00753F1A">
        <w:t xml:space="preserve">still produce variations of modest entities. This </w:t>
      </w:r>
      <w:r w:rsidR="00AF4B3F" w:rsidRPr="00753F1A">
        <w:t>was</w:t>
      </w:r>
      <w:r w:rsidR="009C6B07" w:rsidRPr="00753F1A">
        <w:t xml:space="preserve"> the case of the perception of the importance of </w:t>
      </w:r>
      <w:r w:rsidR="0010211C" w:rsidRPr="00753F1A">
        <w:t xml:space="preserve">knowing the right people and of the judgments of unfair distribution. These variables </w:t>
      </w:r>
      <w:r w:rsidR="00737AB8" w:rsidRPr="00753F1A">
        <w:t>had</w:t>
      </w:r>
      <w:r w:rsidR="0010211C" w:rsidRPr="00753F1A">
        <w:t xml:space="preserve"> strong and numerous connections with other </w:t>
      </w:r>
      <w:r w:rsidR="00544537">
        <w:t>explanations of inequality</w:t>
      </w:r>
      <w:r w:rsidR="0010211C" w:rsidRPr="00753F1A">
        <w:t xml:space="preserve">, perceptions, and judgments. Yet, their state change was not sufficient to produce changes in the state of neighboring nodes. The results of the simulation are compatible with the findings of other research adopting a combination of network estimation and simulation to study attitudinal change in other research domains. Downstream effects were detected for attitudes </w:t>
      </w:r>
      <w:r w:rsidR="00E62E95" w:rsidRPr="00753F1A">
        <w:t>toward</w:t>
      </w:r>
      <w:r w:rsidR="0010211C" w:rsidRPr="00753F1A">
        <w:t xml:space="preserve"> political candidates </w:t>
      </w:r>
      <w:r w:rsidR="0010211C" w:rsidRPr="00753F1A">
        <w:fldChar w:fldCharType="begin"/>
      </w:r>
      <w:r w:rsidR="00F800DA" w:rsidRPr="00753F1A">
        <w:instrText xml:space="preserve"> ADDIN ZOTERO_ITEM CSL_CITATION {"citationID":"4VEHvI6a","properties":{"formattedCitation":"(Dalege, Borsboom, Harreveld, &amp; Maas, 2017)","plainCitation":"(Dalege, Borsboom, Harreveld, &amp; Maas, 2017)","noteIndex":0},"citationItems":[{"id":1271,"uris":["http://zotero.org/groups/5379819/items/596QF49S"],"itemData":{"id":1271,"type":"article-journal","abstract":"In this article, we provide a brief tutorial on the estimation, analysis, and simulation on attitude networks using the programming language R. We first discuss what a network is and subsequently show how one can estimate a regularized network on typical attitude data. For this, we use open-access data on the attitudes toward Barack Obama during the 2012 American presidential election. Second, we show how one can calculate standard network measures such as community structure, centrality, and connectivity on this estimated attitude network. Third, we show how one can simulate from an estimated attitude network to derive predictions from attitude networks. By this, we highlight that network theory provides a framework for both testing and developing formalized hypotheses on attitudes and related core social psychological constructs.","container-title":"Social Psychological and Personality Science","DOI":"10.1177/1948550617709827","ISSN":"1948-5506","issue":"5","language":"en","page":"528–537","title":"Network Analysis on Attitudes: A Brief Tutorial","title-short":"Network Analysis on Attitudes","volume":"8","author":[{"family":"Dalege","given":"Jonas"},{"family":"Borsboom","given":"Denny"},{"family":"Harreveld","given":"Frenk","dropping-particle":"van"},{"family":"Maas","given":"Han L. J.","dropping-particle":"van der"}],"issued":{"date-parts":[["2017",7]]}}}],"schema":"https://github.com/citation-style-language/schema/raw/master/csl-citation.json"} </w:instrText>
      </w:r>
      <w:r w:rsidR="0010211C" w:rsidRPr="00753F1A">
        <w:fldChar w:fldCharType="separate"/>
      </w:r>
      <w:r w:rsidR="00F800DA" w:rsidRPr="00753F1A">
        <w:rPr>
          <w:noProof/>
        </w:rPr>
        <w:t>(Dalege, Borsboom, Harreveld, &amp; Maas, 2017)</w:t>
      </w:r>
      <w:r w:rsidR="0010211C" w:rsidRPr="00753F1A">
        <w:fldChar w:fldCharType="end"/>
      </w:r>
      <w:r w:rsidR="0010211C" w:rsidRPr="00753F1A">
        <w:t xml:space="preserve"> and post-national citizenship </w:t>
      </w:r>
      <w:r w:rsidR="0010211C" w:rsidRPr="00753F1A">
        <w:fldChar w:fldCharType="begin"/>
      </w:r>
      <w:r w:rsidR="0010211C" w:rsidRPr="00753F1A">
        <w:instrText xml:space="preserve"> ADDIN ZOTERO_ITEM CSL_CITATION {"citationID":"xCAwq0DB","properties":{"formattedCitation":"(Schlicht-Schm\\uc0\\u228{}lzle et al., 2018)","plainCitation":"(Schlicht-Schmälzle et al., 2018)","noteIndex":0},"citationItems":[{"id":1245,"uris":["http://zotero.org/groups/5373452/items/XMXPSA23"],"itemData":{"id":1245,"type":"article-journal","abstract":"How are evaluative reactions pertaining post-national citizenship identities interrelated and what are the potential mechanisms how post-national identities evolve? Previous efforts to operationalize and measure post-national citizenship identities leave it open how people’s stances on different issues are related and suffer from a variety of theoretical and methodological shortcomings regarding the nature of political attitudes and ideologies. A recently proposed approach conceptualizes ideologies as networks of causally connected evaluative reactions to individual issues. Individual evaluative reactions form the nodes in a network model, and these nodes can influence each other via linked edges, thereby giving rise to a dynamic thoughts system of networked political and identity-related views. To examine this system at large, we apply network analysis to data from the European Values Study. Specifically, we investigate 33 evaluative reactions regarding national and supra-national identity, diversity, global empathy, global environmentalism, immigration, and supra-national politics. The results reveal a strongly connected network of citizenship identity-related attitudes. A community analysis reveals larger clusters of strongly related evaluative reactions, which are connected via bridges and hub nodes. Centrality analysis identifies evaluative reactions that are strategically positioned in the network, and network simulations indicate that persuasion attempts targeted at such nodes have greater potential to influence the larger citizenship identity than changes of more peripheral attitude nodes. We lastly show that socio-demographic characteristics are not only associated with the overall level of post-national citizenship, but also with the network structure, suggesting that these structural differences can affect the network function as people develop national or post-national citizenship identities, or respond to external events. These results provide new insights into the structure of post-national identities and the mechanism how post-national identities might evolve. We end with a discussion of future opportunities to study networked attitudes in the context of civic and citizenship education.","container-title":"PLoS ONE","DOI":"10.1371/journal.pone.0208241","issue":"12","note":"PMID: 30507967\nPMCID: PMC6277102","page":"e0208241","title":"An attitude network analysis of post-national citizenship identities","volume":"13","author":[{"family":"Schlicht-Schmälzle","given":"Raphaela"},{"family":"Chykina","given":"Volha"},{"family":"Schmälzle","given":"Ralf"}],"issued":{"date-parts":[["2018"]]}}}],"schema":"https://github.com/citation-style-language/schema/raw/master/csl-citation.json"} </w:instrText>
      </w:r>
      <w:r w:rsidR="0010211C" w:rsidRPr="00753F1A">
        <w:fldChar w:fldCharType="separate"/>
      </w:r>
      <w:r w:rsidR="0010211C" w:rsidRPr="00753F1A">
        <w:rPr>
          <w:kern w:val="0"/>
        </w:rPr>
        <w:t>(Schlicht-Schmälzle et al., 2018)</w:t>
      </w:r>
      <w:r w:rsidR="0010211C" w:rsidRPr="00753F1A">
        <w:fldChar w:fldCharType="end"/>
      </w:r>
      <w:r w:rsidR="003D3F31" w:rsidRPr="00753F1A">
        <w:t>, and their</w:t>
      </w:r>
      <w:r w:rsidR="0010211C" w:rsidRPr="00753F1A">
        <w:t xml:space="preserve"> </w:t>
      </w:r>
      <w:r w:rsidR="003D3F31" w:rsidRPr="00753F1A">
        <w:t>si</w:t>
      </w:r>
      <w:r w:rsidR="0010211C" w:rsidRPr="00753F1A">
        <w:t xml:space="preserve">zes are comparable to those found </w:t>
      </w:r>
      <w:r w:rsidR="003D3F31" w:rsidRPr="00753F1A">
        <w:t>in</w:t>
      </w:r>
      <w:r w:rsidR="0010211C" w:rsidRPr="00753F1A">
        <w:t xml:space="preserve"> this article. </w:t>
      </w:r>
    </w:p>
    <w:p w14:paraId="66D6D101" w14:textId="77777777" w:rsidR="00737AB8" w:rsidRPr="00753F1A" w:rsidRDefault="00737AB8" w:rsidP="00925DD6"/>
    <w:p w14:paraId="2525E295" w14:textId="7D43E231" w:rsidR="00366E0F" w:rsidRPr="00753F1A" w:rsidRDefault="00366E0F" w:rsidP="00146707"/>
    <w:p w14:paraId="09C1EAC6" w14:textId="0DC4CBCC" w:rsidR="00246664" w:rsidRPr="00753F1A" w:rsidRDefault="00246664" w:rsidP="0074629F">
      <w:pPr>
        <w:pStyle w:val="Heading2"/>
      </w:pPr>
      <w:r w:rsidRPr="00753F1A">
        <w:t>6. Conclusions</w:t>
      </w:r>
    </w:p>
    <w:p w14:paraId="64F9E0DB" w14:textId="3CB56801" w:rsidR="007F5A6B" w:rsidRPr="00753F1A" w:rsidRDefault="00D67F72" w:rsidP="007E7B00">
      <w:r w:rsidRPr="00753F1A">
        <w:t xml:space="preserve">The </w:t>
      </w:r>
      <w:r w:rsidR="00F52CC4" w:rsidRPr="00753F1A">
        <w:t xml:space="preserve">three aims of this paper </w:t>
      </w:r>
      <w:r w:rsidR="007F5A6B" w:rsidRPr="00753F1A">
        <w:t>produced</w:t>
      </w:r>
      <w:r w:rsidR="00F52CC4" w:rsidRPr="00753F1A">
        <w:t xml:space="preserve"> three contributions </w:t>
      </w:r>
      <w:r w:rsidR="007F5A6B" w:rsidRPr="00753F1A">
        <w:t>to</w:t>
      </w:r>
      <w:r w:rsidR="00F52CC4" w:rsidRPr="00753F1A">
        <w:t xml:space="preserve"> the literature on social justice research and network science. First, </w:t>
      </w:r>
      <w:r w:rsidRPr="00753F1A">
        <w:t>t</w:t>
      </w:r>
      <w:r w:rsidR="00F52CC4" w:rsidRPr="00753F1A">
        <w:t>he article</w:t>
      </w:r>
      <w:r w:rsidRPr="00753F1A">
        <w:t xml:space="preserve"> </w:t>
      </w:r>
      <w:r w:rsidRPr="00B93206">
        <w:rPr>
          <w:i/>
          <w:iCs/>
          <w:rPrChange w:id="178" w:author="Arturo Bertero" w:date="2024-04-24T10:39:00Z">
            <w:rPr/>
          </w:rPrChange>
        </w:rPr>
        <w:t>model</w:t>
      </w:r>
      <w:r w:rsidR="00F52CC4" w:rsidRPr="00B93206">
        <w:rPr>
          <w:i/>
          <w:iCs/>
          <w:rPrChange w:id="179" w:author="Arturo Bertero" w:date="2024-04-24T10:39:00Z">
            <w:rPr/>
          </w:rPrChange>
        </w:rPr>
        <w:t>ed</w:t>
      </w:r>
      <w:r w:rsidR="00F52CC4" w:rsidRPr="00753F1A">
        <w:t xml:space="preserve"> attitudes toward inequality as a network of interacting evaluations regarding </w:t>
      </w:r>
      <w:r w:rsidR="00F53926">
        <w:t>inequality, redistribution, taxation, and wages</w:t>
      </w:r>
      <w:r w:rsidR="00F52CC4" w:rsidRPr="00753F1A">
        <w:t xml:space="preserve">. This improves the current understanding of this construct, as it is usually studied through the lens of latent approaches. </w:t>
      </w:r>
      <w:r w:rsidR="00DE69B0">
        <w:t>Adopting</w:t>
      </w:r>
      <w:r w:rsidR="00F52CC4" w:rsidRPr="00753F1A">
        <w:t xml:space="preserve"> this modeling strategy shows that its components strongly interact, being part of a small-world belief system where </w:t>
      </w:r>
      <w:r w:rsidR="001C3252" w:rsidRPr="00753F1A">
        <w:t xml:space="preserve">the </w:t>
      </w:r>
      <w:r w:rsidR="00F52CC4" w:rsidRPr="00753F1A">
        <w:t xml:space="preserve">perception of income inequalities and </w:t>
      </w:r>
      <w:r w:rsidR="001C3252" w:rsidRPr="00753F1A">
        <w:t xml:space="preserve">the </w:t>
      </w:r>
      <w:r w:rsidR="00F52CC4" w:rsidRPr="00753F1A">
        <w:t xml:space="preserve">belief in public redistribution are central. Network analysis of multivariate data allows for the study of intra-dimensional associations (i.e.: the ones between perceptions, beliefs, or judgments), that are usually flattened to synthetic indexes in attitude research (i.e.: </w:t>
      </w:r>
      <w:r w:rsidR="007F5A6B" w:rsidRPr="00753F1A">
        <w:t xml:space="preserve">one </w:t>
      </w:r>
      <w:r w:rsidR="00F52CC4" w:rsidRPr="00753F1A">
        <w:t xml:space="preserve">mean score </w:t>
      </w:r>
      <w:r w:rsidR="007F5A6B" w:rsidRPr="00753F1A">
        <w:t>for each</w:t>
      </w:r>
      <w:r w:rsidR="00F52CC4" w:rsidRPr="00753F1A">
        <w:t xml:space="preserve"> set of perceptions, belief</w:t>
      </w:r>
      <w:r w:rsidR="007F5A6B" w:rsidRPr="00753F1A">
        <w:t>s, and judgments)</w:t>
      </w:r>
      <w:r w:rsidR="00F52CC4" w:rsidRPr="00753F1A">
        <w:t xml:space="preserve">. </w:t>
      </w:r>
      <w:r w:rsidR="007F5A6B" w:rsidRPr="00753F1A">
        <w:t xml:space="preserve">Second, the article estimated structural differences in the network of attitudes toward inequality, demonstrating that cognitive factors </w:t>
      </w:r>
      <w:del w:id="180" w:author="Arturo Bertero" w:date="2024-04-24T10:39:00Z">
        <w:r w:rsidR="007F5A6B" w:rsidRPr="00753F1A" w:rsidDel="00B93206">
          <w:delText xml:space="preserve">might </w:delText>
        </w:r>
      </w:del>
      <w:r w:rsidR="007F5A6B" w:rsidRPr="00753F1A">
        <w:t xml:space="preserve">produce changes in how people pack together their different evaluations. </w:t>
      </w:r>
      <w:r w:rsidR="00CE541F" w:rsidRPr="00753F1A">
        <w:t xml:space="preserve">In </w:t>
      </w:r>
      <w:r w:rsidR="00CE541F" w:rsidRPr="00753F1A">
        <w:lastRenderedPageBreak/>
        <w:t xml:space="preserve">doing so, the article innovated by adopting a moderated network model, which overcame most of the limitations of the split-sample approaches. </w:t>
      </w:r>
      <w:r w:rsidR="007F5A6B" w:rsidRPr="00753F1A">
        <w:t xml:space="preserve">Roughly a third of the associations composing the belief system were moderated by self-reported levels of anger toward inequality. This result reaffirms the importance of complementing the analyses of population-level attitudinal data with an investigation of the factors that produce variations in their levels and/or associational structure. Third, the theory and methodology at the core of the network approach to attitude provided the basis for simulating opinion change. </w:t>
      </w:r>
      <w:r w:rsidR="00F72F63" w:rsidRPr="00753F1A">
        <w:t xml:space="preserve">The attitudes of the respondents were manipulated to show that changes in the levels of the perception of income inequality and the belief of public redistribution produce wider readjustments in the network if compared with simulated manipulation attempts targeted at peripheral nodes of the belief system. </w:t>
      </w:r>
    </w:p>
    <w:p w14:paraId="7D6DB675" w14:textId="77777777" w:rsidR="00F72F63" w:rsidRPr="00753F1A" w:rsidRDefault="00F72F63" w:rsidP="007E7B00"/>
    <w:p w14:paraId="5F4A8FB8" w14:textId="7A36A7FE" w:rsidR="00D84548" w:rsidRDefault="00F72F63" w:rsidP="007E7B00">
      <w:r w:rsidRPr="00753F1A">
        <w:t xml:space="preserve">The three research lines of the article were also limited in several ways. </w:t>
      </w:r>
      <w:r w:rsidR="001C3252" w:rsidRPr="00753F1A">
        <w:t xml:space="preserve">Regarding network </w:t>
      </w:r>
      <w:r w:rsidR="00CE541F" w:rsidRPr="00753F1A">
        <w:t>modeling</w:t>
      </w:r>
      <w:r w:rsidR="001C3252" w:rsidRPr="00753F1A">
        <w:t xml:space="preserve">, panel data are needed to </w:t>
      </w:r>
      <w:r w:rsidR="00CE541F" w:rsidRPr="00753F1A">
        <w:t>study</w:t>
      </w:r>
      <w:r w:rsidR="001C3252" w:rsidRPr="00753F1A">
        <w:t xml:space="preserve"> attitudes toward inequality as an individual</w:t>
      </w:r>
      <w:ins w:id="181" w:author="Arturo Bertero" w:date="2024-04-24T10:40:00Z">
        <w:r w:rsidR="00B93206">
          <w:t>-level</w:t>
        </w:r>
      </w:ins>
      <w:r w:rsidR="00D84548" w:rsidRPr="00753F1A">
        <w:t xml:space="preserve"> and dynamic </w:t>
      </w:r>
      <w:r w:rsidR="001C3252" w:rsidRPr="00753F1A">
        <w:t>construct</w:t>
      </w:r>
      <w:r w:rsidR="00D84548" w:rsidRPr="00753F1A">
        <w:t xml:space="preserve"> </w:t>
      </w:r>
      <w:r w:rsidR="00D84548" w:rsidRPr="00753F1A">
        <w:fldChar w:fldCharType="begin"/>
      </w:r>
      <w:r w:rsidR="00D84548" w:rsidRPr="00753F1A">
        <w:instrText xml:space="preserve"> ADDIN ZOTERO_ITEM CSL_CITATION {"citationID":"EGEjqAOl","properties":{"formattedCitation":"(Brandt &amp; Morgan, 2022)","plainCitation":"(Brandt &amp; Morgan, 2022)","noteIndex":0},"citationItems":[{"id":1013,"uris":["http://zotero.org/users/10425122/items/VVIV9NY7"],"itemData":{"id":1013,"type":"article-journal","abstract":"Belief systems are individual-level phenomena that describe the interrelationships of the political attitudes of a person. However, the modal study of the structure of political ideologies and beliefs uses cross-sectional survey data to estimate what is central to the belief system or the dimensionality of the belief system, aggregating across many people. Cross-sectional data, however, are ill-suited to the task of studying individual-level phenomena because they contain an unobservable mixture of within-person and between-person variation. In this project, we use longitudinal datasets from the Netherlands (representative) and the United States (convenience), spanning between 6 months and 10 years, to we ask whether between-subjects methods can help us understand the within-person structure of belief systems. First, we use Bayesian STARTS models (Lüdtke et al., 2018) to assess what type of variance cross-sectional studies are likely tapping into. We find that variability in measures of ideology and political beliefs is primarily due to stable between-person differences, with relatively smaller amounts of variation due to within-person differences. Second, we estimate between-person, within-person, and cross-sectional correlations between all items in our study and find that between-person correlations are larger and in some cases differ in their direction from within-person correlations. Furthermore, cross-sectional correlations are most similar to between-person correlations. Taken together, these findings indicate that the modal study may help describe differences between people, but is ill-suited to tell us about the structure of individuals’ belief systems. New methods are necessary for a complete understanding of political belief systems that clarify both between- and within-person processes.","container-title":"Journal of Personality and Social Psychology","DOI":"10.1037/pspp0000404","ISSN":"0022-3514","issue":"3","note":"PMID: 35025598","page":"621–635","title":"Between-Person Methods Provide Limited Insight About Within-Person Belief Systems","volume":"123","author":[{"family":"Brandt","given":"Mark J."},{"family":"Morgan","given":"G. Scott"}],"issued":{"date-parts":[["2022"]]}}}],"schema":"https://github.com/citation-style-language/schema/raw/master/csl-citation.json"} </w:instrText>
      </w:r>
      <w:r w:rsidR="00D84548" w:rsidRPr="00753F1A">
        <w:fldChar w:fldCharType="separate"/>
      </w:r>
      <w:r w:rsidR="00D84548" w:rsidRPr="00753F1A">
        <w:rPr>
          <w:noProof/>
        </w:rPr>
        <w:t>(Brandt &amp; Morgan, 2022)</w:t>
      </w:r>
      <w:r w:rsidR="00D84548" w:rsidRPr="00753F1A">
        <w:fldChar w:fldCharType="end"/>
      </w:r>
      <w:r w:rsidR="001C3252" w:rsidRPr="00753F1A">
        <w:t xml:space="preserve">. Longitudinal </w:t>
      </w:r>
      <w:r w:rsidR="00CE541F" w:rsidRPr="00753F1A">
        <w:t xml:space="preserve">network methodologies </w:t>
      </w:r>
      <w:r w:rsidR="001C3252" w:rsidRPr="00753F1A">
        <w:t xml:space="preserve">are already available </w:t>
      </w:r>
      <w:r w:rsidR="001C3252" w:rsidRPr="00753F1A">
        <w:fldChar w:fldCharType="begin"/>
      </w:r>
      <w:r w:rsidR="001C3252" w:rsidRPr="00753F1A">
        <w:instrText xml:space="preserve"> ADDIN ZOTERO_ITEM CSL_CITATION {"citationID":"3diiXr7e","properties":{"formattedCitation":"(Borsboom et al., 2021; Haslbeck &amp; Waldorp, 2020)","plainCitation":"(Borsboom et al., 2021; Haslbeck &amp; Waldorp, 2020)","noteIndex":0},"citationItems":[{"id":1293,"uris":["http://zotero.org/groups/5379819/items/48IXTWJI"],"itemData":{"id":1293,"type":"article-journal","abstract":"In recent years, network analysis has been applied to identify and analyse patterns of statistical association in multivariate psychological data. In these approaches, network nodes represent variables in a data set, and edges represent pairwise conditional associations between variables in the data, while conditioning on the remaining variables. This Primer provides an anatomy of these techniques, describes the current state of the art and discusses open problems. We identify relevant data structures in which network analysis may be applied: cross-sectional data, repeated measures and intensive longitudinal data. We then discuss the estimation of network structures in each of these cases, as well as assessment techniques to evaluate network robustness and replicability. Successful applications of the technique in different research areas are highlighted. Finally, we discuss limitations and challenges for future research. Network analysis allows the investigation of complex patterns and relationships by examining nodes and the edges connecting them. Borsboom et al. discuss the adoption of network analysis in psychological research.","container-title":"Nature Reviews Methods Primers","DOI":"10.1038/s43586-021-00055-w","issue":"1","language":"en","page":"58","title":"Network analysis of multivariate data in psychological science","volume":"1","author":[{"family":"Borsboom","given":"Denny"},{"family":"Deserno","given":"Marie K."},{"family":"Rhemtulla","given":"Mijke"},{"family":"Epskamp","given":"Sacha"},{"family":"Fried","given":"Eiko I."},{"family":"McNally","given":"Richard J."},{"family":"Robinaugh","given":"Donald J."},{"family":"Perugini","given":"Marco"},{"family":"Dalege","given":"Jonas"},{"family":"Costantini","given":"Giulio"},{"family":"Isvoranu","given":"Adela-Maria"},{"family":"Wysocki","given":"Anna C."},{"family":"Borkulo","given":"Claudia D.","dropping-particle":"van"},{"family":"Bork","given":"Riet","dropping-particle":"van"},{"family":"Waldorp","given":"Lourens J."}],"issued":{"date-parts":[["2021"]]}}},{"id":1211,"uris":["http://zotero.org/groups/5373452/items/9KYQNAK9"],"itemData":{"id":1211,"type":"article-journal","container-title":"Journal of Statistical Software","DOI":"10.18637/jss.v093.i08","issue":"8","title":"mgm : Estimating Time-Varying Mixed Graphical Models in High-Dimensional Data","volume":"93","author":[{"family":"Haslbeck","given":"Jonas M B"},{"family":"Waldorp","given":"Lourens J"}],"issued":{"date-parts":[["2020"]]}}}],"schema":"https://github.com/citation-style-language/schema/raw/master/csl-citation.json"} </w:instrText>
      </w:r>
      <w:r w:rsidR="001C3252" w:rsidRPr="00753F1A">
        <w:fldChar w:fldCharType="separate"/>
      </w:r>
      <w:r w:rsidR="001C3252" w:rsidRPr="00753F1A">
        <w:rPr>
          <w:noProof/>
        </w:rPr>
        <w:t>(Borsboom et al., 2021; Haslbeck &amp; Waldorp, 2020)</w:t>
      </w:r>
      <w:r w:rsidR="001C3252" w:rsidRPr="00753F1A">
        <w:fldChar w:fldCharType="end"/>
      </w:r>
      <w:r w:rsidR="001C3252" w:rsidRPr="00753F1A">
        <w:t>. Thus, researchers are impeded by the shortage of highly granular and longitudinal data on subjective inequality.</w:t>
      </w:r>
      <w:r w:rsidR="00CE541F" w:rsidRPr="00753F1A">
        <w:t xml:space="preserve"> </w:t>
      </w:r>
      <w:ins w:id="182" w:author="Arturo Bertero" w:date="2024-04-24T10:42:00Z">
        <w:r w:rsidR="00281FB5">
          <w:t xml:space="preserve">These data would </w:t>
        </w:r>
      </w:ins>
      <w:del w:id="183" w:author="Arturo Bertero" w:date="2024-04-24T10:42:00Z">
        <w:r w:rsidR="00CE541F" w:rsidRPr="00753F1A" w:rsidDel="00281FB5">
          <w:delText>Besides providing</w:delText>
        </w:r>
      </w:del>
      <w:ins w:id="184" w:author="Arturo Bertero" w:date="2024-04-24T10:42:00Z">
        <w:r w:rsidR="00281FB5">
          <w:t>provide</w:t>
        </w:r>
      </w:ins>
      <w:r w:rsidR="00CE541F" w:rsidRPr="00753F1A">
        <w:t xml:space="preserve"> a better fit between the theory of belief systems -positing they are implicit cognitive structures located in the mind of the individuals- and their empirical scrutiny -mostly anchored to cross-sectional data</w:t>
      </w:r>
      <w:ins w:id="185" w:author="Arturo Bertero" w:date="2024-04-24T10:42:00Z">
        <w:r w:rsidR="00281FB5">
          <w:t xml:space="preserve">. </w:t>
        </w:r>
      </w:ins>
      <w:del w:id="186" w:author="Arturo Bertero" w:date="2024-04-24T10:42:00Z">
        <w:r w:rsidR="00CE541F" w:rsidRPr="00753F1A" w:rsidDel="00281FB5">
          <w:delText>-</w:delText>
        </w:r>
      </w:del>
      <w:r w:rsidR="00CE541F" w:rsidRPr="00753F1A">
        <w:t xml:space="preserve"> </w:t>
      </w:r>
      <w:ins w:id="187" w:author="Arturo Bertero" w:date="2024-04-24T10:42:00Z">
        <w:r w:rsidR="00281FB5">
          <w:t xml:space="preserve">Moreover, </w:t>
        </w:r>
      </w:ins>
      <w:del w:id="188" w:author="Arturo Bertero" w:date="2024-04-24T10:42:00Z">
        <w:r w:rsidR="00CE541F" w:rsidRPr="00753F1A" w:rsidDel="00281FB5">
          <w:delText xml:space="preserve">individual </w:delText>
        </w:r>
      </w:del>
      <w:ins w:id="189" w:author="Arturo Bertero" w:date="2024-04-24T10:43:00Z">
        <w:r w:rsidR="00281FB5">
          <w:t>panel</w:t>
        </w:r>
      </w:ins>
      <w:del w:id="190" w:author="Arturo Bertero" w:date="2024-04-24T10:43:00Z">
        <w:r w:rsidR="00CE541F" w:rsidRPr="00753F1A" w:rsidDel="00281FB5">
          <w:delText xml:space="preserve">level </w:delText>
        </w:r>
      </w:del>
      <w:ins w:id="191" w:author="Arturo Bertero" w:date="2024-04-24T10:43:00Z">
        <w:r w:rsidR="00281FB5">
          <w:t xml:space="preserve"> </w:t>
        </w:r>
      </w:ins>
      <w:r w:rsidR="00CE541F" w:rsidRPr="00753F1A">
        <w:t>model</w:t>
      </w:r>
      <w:ins w:id="192" w:author="Arturo Bertero" w:date="2024-04-24T10:41:00Z">
        <w:r w:rsidR="00281FB5">
          <w:t>s</w:t>
        </w:r>
      </w:ins>
      <w:r w:rsidR="00CE541F" w:rsidRPr="00753F1A">
        <w:t xml:space="preserve"> would allow for relaxing a strong assumption of network approaches to attitudes: the fact that the </w:t>
      </w:r>
      <w:del w:id="193" w:author="Arturo Bertero" w:date="2024-04-24T10:43:00Z">
        <w:r w:rsidR="00CE541F" w:rsidRPr="00753F1A" w:rsidDel="00281FB5">
          <w:delText>network of beliefs of each individual has</w:delText>
        </w:r>
      </w:del>
      <w:ins w:id="194" w:author="Arturo Bertero" w:date="2024-04-24T10:43:00Z">
        <w:r w:rsidR="00281FB5">
          <w:t>belief systems have</w:t>
        </w:r>
      </w:ins>
      <w:r w:rsidR="00CE541F" w:rsidRPr="00753F1A">
        <w:t xml:space="preserve"> the same conceptual extension</w:t>
      </w:r>
      <w:ins w:id="195" w:author="Arturo Bertero" w:date="2024-04-24T10:43:00Z">
        <w:r w:rsidR="00281FB5">
          <w:t xml:space="preserve"> for all individuals</w:t>
        </w:r>
      </w:ins>
      <w:r w:rsidR="00CE541F" w:rsidRPr="00753F1A">
        <w:t xml:space="preserve">. </w:t>
      </w:r>
      <w:r w:rsidR="00D84548" w:rsidRPr="00753F1A">
        <w:t>Indeed, b</w:t>
      </w:r>
      <w:r w:rsidR="00CE541F" w:rsidRPr="00753F1A">
        <w:t>elief system</w:t>
      </w:r>
      <w:r w:rsidR="00D84548" w:rsidRPr="00753F1A">
        <w:t>s</w:t>
      </w:r>
      <w:r w:rsidR="00CE541F" w:rsidRPr="00753F1A">
        <w:t xml:space="preserve"> encompassing subjective evaluations of inequality are likely to differ in size, </w:t>
      </w:r>
      <w:r w:rsidR="00D84548" w:rsidRPr="00753F1A">
        <w:t xml:space="preserve">possibly </w:t>
      </w:r>
      <w:r w:rsidR="00CE541F" w:rsidRPr="00753F1A">
        <w:t>depending on</w:t>
      </w:r>
      <w:r w:rsidR="00D84548" w:rsidRPr="00753F1A">
        <w:t xml:space="preserve"> the relevance inequality has for </w:t>
      </w:r>
      <w:proofErr w:type="gramStart"/>
      <w:r w:rsidR="00D84548" w:rsidRPr="00753F1A">
        <w:t>each individual</w:t>
      </w:r>
      <w:proofErr w:type="gramEnd"/>
      <w:r w:rsidR="00D84548" w:rsidRPr="00753F1A">
        <w:t>.</w:t>
      </w:r>
      <w:r w:rsidR="003C0FA4" w:rsidRPr="00753F1A">
        <w:t xml:space="preserve"> </w:t>
      </w:r>
      <w:r w:rsidR="00CE541F" w:rsidRPr="00753F1A">
        <w:t>Concerning the estimation of structural differences</w:t>
      </w:r>
      <w:r w:rsidR="001C3252" w:rsidRPr="00753F1A">
        <w:t xml:space="preserve"> </w:t>
      </w:r>
      <w:r w:rsidR="00D84548" w:rsidRPr="00753F1A">
        <w:t>in</w:t>
      </w:r>
      <w:r w:rsidR="00CE541F" w:rsidRPr="00753F1A">
        <w:t xml:space="preserve"> </w:t>
      </w:r>
      <w:r w:rsidR="00D84548" w:rsidRPr="00753F1A">
        <w:t xml:space="preserve">the network of attitudes, </w:t>
      </w:r>
      <w:r w:rsidR="00927443">
        <w:t>we</w:t>
      </w:r>
      <w:r w:rsidR="00D84548" w:rsidRPr="00753F1A">
        <w:t xml:space="preserve"> adopted a deductive approach. Researchers have already shown that the levels </w:t>
      </w:r>
      <w:r w:rsidR="00D84548" w:rsidRPr="00753F1A">
        <w:fldChar w:fldCharType="begin"/>
      </w:r>
      <w:r w:rsidR="00D84548" w:rsidRPr="00753F1A">
        <w:instrText xml:space="preserve"> ADDIN ZOTERO_ITEM CSL_CITATION {"citationID":"VTRclLEY","properties":{"formattedCitation":"(Bobzien &amp; Kalleitner, 2021; Lindh &amp; McCall, 2020)","plainCitation":"(Bobzien &amp; Kalleitner, 2021; Lindh &amp; McCall, 2020)","noteIndex":0},"citationItems":[{"id":1434,"uris":["http://zotero.org/groups/5379819/items/ZT79K6GE"],"itemData":{"id":1434,"type":"article-journal","container-title":"European Societies","DOI":"10.1080/14616696.2020.1836669","ISSN":"1461-6696, 1469-8307","issue":"sup1","journalAbbreviation":"European Societies","language":"en","page":"S791-S804","source":"DOI.org (Crossref)","title":"Attitudes towards European financial solidarity during the Covid-19 pandemic: evidence from a net-contributor country","title-short":"Attitudes towards European financial solidarity during the Covid-19 pandemic","volume":"23","author":[{"family":"Bobzien","given":"Licia"},{"family":"Kalleitner","given":"Fabian"}],"issued":{"date-parts":[["2021",2,19]]}}},{"id":1436,"uris":["http://zotero.org/groups/5379819/items/W3WEGGF7"],"itemData":{"id":1436,"type":"article-journal","abstract":"In many high-income countries today, scholarly interest in the politics of class has coincided with growing economic inequality, rising support for nonmainstream political parties and candidates, and increasing flows of immigration. We review social science research on the views of different class segments vis-à-vis economic, political, and sociocultural issues, finding greater scholarly attention to the interdependence of economic, social, and political concerns and preferences than arguably was the case even a few years ago. Our main aim is to synthesize and critically evaluate this rapidly expanding literature, but we also provide empirical data on class differences and similarities in political opinion across 18 countries, and we pinpoint several areas of research that are in need of further empirical, methodological, and theoretical inquiry.","container-title":"Annual Review of Sociology","DOI":"10.1146/annurev-soc-121919-054609","ISSN":"0360-0572, 1545-2115","issue":"1","journalAbbreviation":"Annu. Rev. Sociol.","language":"en","page":"419-441","source":"DOI.org (Crossref)","title":"Class Position and Political Opinion in Rich Democracies","volume":"46","author":[{"family":"Lindh","given":"Arvid"},{"family":"McCall","given":"Leslie"}],"issued":{"date-parts":[["2020",7,30]]}}}],"schema":"https://github.com/citation-style-language/schema/raw/master/csl-citation.json"} </w:instrText>
      </w:r>
      <w:r w:rsidR="00D84548" w:rsidRPr="00753F1A">
        <w:fldChar w:fldCharType="separate"/>
      </w:r>
      <w:r w:rsidR="00D84548" w:rsidRPr="00753F1A">
        <w:rPr>
          <w:noProof/>
        </w:rPr>
        <w:t>(Bobzien &amp; Kalleitner, 2021; Lindh &amp; McCall, 2020)</w:t>
      </w:r>
      <w:r w:rsidR="00D84548" w:rsidRPr="00753F1A">
        <w:fldChar w:fldCharType="end"/>
      </w:r>
      <w:r w:rsidR="00D84548" w:rsidRPr="00753F1A">
        <w:t xml:space="preserve"> and the structure </w:t>
      </w:r>
      <w:r w:rsidR="00D84548" w:rsidRPr="00753F1A">
        <w:fldChar w:fldCharType="begin"/>
      </w:r>
      <w:r w:rsidR="00D84548" w:rsidRPr="00753F1A">
        <w:instrText xml:space="preserve"> ADDIN ZOTERO_ITEM CSL_CITATION {"citationID":"j38aojm9","properties":{"formattedCitation":"(Franetovic &amp; Bertero, 2023)","plainCitation":"(Franetovic &amp; Bertero, 2023)","noteIndex":0},"citationItems":[{"id":1354,"uris":["http://zotero.org/groups/5379819/items/FGW2FQRH"],"itemData":{"id":1354,"type":"article-journal","abstract":"This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schema":"https://github.com/citation-style-language/schema/raw/master/csl-citation.json"} </w:instrText>
      </w:r>
      <w:r w:rsidR="00D84548" w:rsidRPr="00753F1A">
        <w:fldChar w:fldCharType="separate"/>
      </w:r>
      <w:r w:rsidR="00D84548" w:rsidRPr="00753F1A">
        <w:rPr>
          <w:noProof/>
        </w:rPr>
        <w:t>(Franetovic &amp; Bertero, 2023)</w:t>
      </w:r>
      <w:r w:rsidR="00D84548" w:rsidRPr="00753F1A">
        <w:fldChar w:fldCharType="end"/>
      </w:r>
      <w:r w:rsidR="00D84548" w:rsidRPr="00753F1A">
        <w:t xml:space="preserve"> of attitudes toward inequality are influenced by objective measures of social stratification. Since their levels were also known to be influenced by anger </w:t>
      </w:r>
      <w:r w:rsidR="001C1580" w:rsidRPr="00753F1A">
        <w:t>toward</w:t>
      </w:r>
      <w:r w:rsidR="00D84548" w:rsidRPr="00753F1A">
        <w:t xml:space="preserve"> inequality </w:t>
      </w:r>
      <w:r w:rsidR="00D84548" w:rsidRPr="00753F1A">
        <w:fldChar w:fldCharType="begin"/>
      </w:r>
      <w:r w:rsidR="00D84548" w:rsidRPr="00753F1A">
        <w:instrText xml:space="preserve"> ADDIN ZOTERO_ITEM CSL_CITATION {"citationID":"jYYaurI0","properties":{"formattedCitation":"(Leach et al., 2006; Vezzoli et al., 2023)","plainCitation":"(Leach et al., 2006; Vezzoli et al., 2023)","noteIndex":0},"citationItems":[{"id":1441,"uris":["http://zotero.org/groups/5379819/items/B6ZMCRXQ"],"itemData":{"id":1441,"type":"article-journal","abstract":"Three studies examined non-Aboriginal Australians’ guilt and anger about their ingroup’s advantage over structurally disadvantaged Aborigines. Study 1 showed that participants who perceived their ingroup as relatively advantaged perceived this inequality as unfair and felt guilt and anger about it. Anger, and to a lesser degree guilt, predicted the willingness to engage in political action regarding ingroup advantage. Study 2 showed both guilt and anger to be relatively self-focused because both were associated with appraising the ingroup’s (rather than the government’s) discrimination as responsible for ingroup advantage. Study 3 examined on participants especially willing to engage in political action to bring about systemic compensation to Aborigines. Anger about ingroup advantage was a potent predictor. Although guilt was associated with the abstract goal of systemic compensation, guilt did not explain willingness for political action. Results underline the importance of examining specific group-based emotions in intergroup relations.","container-title":"Personality and Social Psychology Bulletin","DOI":"10.1177/0146167206289729","ISSN":"0146-1672, 1552-7433","issue":"9","journalAbbreviation":"Pers Soc Psychol Bull","language":"en","page":"1232-1245","source":"DOI.org (Crossref)","title":"Anger and Guilt About Ingroup Advantage Explain the Willingness for Political Action","volume":"32","author":[{"family":"Leach","given":"Colin Wayne"},{"family":"Iyer","given":"Aarti"},{"family":"Pedersen","given":"Anne"}],"issued":{"date-parts":[["2006",9]]}}},{"id":1442,"uris":["http://zotero.org/groups/5379819/items/YNS3LEYK"],"itemData":{"id":1442,"type":"article-journal","abstract":"Abstract\n            \n              Much research found that economic inequality—the dispersion of incomes distribution among individuals in a society—affects subjective well‐being (SWB). As a meta‐analysis has shown, the association between economic inequality, commonly measured by the Gini index, and individuals' SWB is weak and not significant. Psychosocial research suggests that the situational perception, rather than objective reality, has a greater impact on individuals. Our aim was to investigate whether and how objective and subjective measures of economic inequality affect the subjective individuals' well‐being, both in its affective and cognitive components. A representative Italian sample (\n              N\n               = 1446, 51% women; average age = 42.42 years,\n              SD\n               = 12.87) answered an online survey. Multilevel regressions detected a negative and significant effect of the inequality perception on well‐being. In contrast, the Gini index showed no effect. Two psychological mechanisms explain the association between perceived inequality and well‐being: Perceived anger toward inequality and individuals' economic vulnerability. The parallel mediation models showed that the effect of perceived inequality is conveyed by cognitive (economic vulnerability) and emotional (anger) processing of inequality. Findings also highlighted the role of the ongoing COVID‐19 pandemic.","container-title":"Journal of Applied Social Psychology","DOI":"10.1111/jasp.12928","ISSN":"0021-9029, 1559-1816","issue":"2","journalAbbreviation":"J Applied Social Pyschol","language":"en","page":"85-100","source":"DOI.org (Crossref)","title":"Effects of objective and subjective indicators of economic inequality on subjective well‐being: Underlying mechanisms","title-short":"Effects of objective and subjective indicators of economic inequality on subjective well‐being","volume":"53","author":[{"family":"Vezzoli","given":"Michela"},{"family":"Valtorta","given":"Roberta Rosa"},{"family":"Mari","given":"Silvia"},{"family":"Durante","given":"Federica"},{"family":"Volpato","given":"Chiara"}],"issued":{"date-parts":[["2023",2]]}}}],"schema":"https://github.com/citation-style-language/schema/raw/master/csl-citation.json"} </w:instrText>
      </w:r>
      <w:r w:rsidR="00D84548" w:rsidRPr="00753F1A">
        <w:fldChar w:fldCharType="separate"/>
      </w:r>
      <w:r w:rsidR="00D84548" w:rsidRPr="00753F1A">
        <w:rPr>
          <w:noProof/>
        </w:rPr>
        <w:t>(Leach et al., 2006; Vezzoli et al., 2023)</w:t>
      </w:r>
      <w:r w:rsidR="00D84548" w:rsidRPr="00753F1A">
        <w:fldChar w:fldCharType="end"/>
      </w:r>
      <w:r w:rsidR="00D84548" w:rsidRPr="00753F1A">
        <w:t xml:space="preserve">, </w:t>
      </w:r>
      <w:r w:rsidR="00927443">
        <w:t>our work</w:t>
      </w:r>
      <w:r w:rsidR="00D84548" w:rsidRPr="00753F1A">
        <w:t xml:space="preserve"> </w:t>
      </w:r>
      <w:r w:rsidR="003C0FA4" w:rsidRPr="00753F1A">
        <w:t xml:space="preserve">tested the impact this emotion has on the attitudinal structure. However, the investigation of structural differences with a theory-based approach is doomed to be unsystematic. Newly developed correlational methodologies might help explore these data heterogeneity inductively </w:t>
      </w:r>
      <w:r w:rsidR="003C0FA4" w:rsidRPr="00753F1A">
        <w:fldChar w:fldCharType="begin"/>
      </w:r>
      <w:r w:rsidR="003C0FA4" w:rsidRPr="00753F1A">
        <w:instrText xml:space="preserve"> ADDIN ZOTERO_ITEM CSL_CITATION {"citationID":"x4mLxQze","properties":{"formattedCitation":"(Boutyline, 2017)","plainCitation":"(Boutyline, 2017)","noteIndex":0},"citationItems":[{"id":1027,"uris":["http://zotero.org/users/10425122/items/FJSTXH2N"],"itemData":{"id":1027,"type":"article-journal","container-title":"Sociological Science","DOI":"10.15195/v4.a15","page":"353–393","title":"Improving the Measurement of Shared Cultural Schemas with Correlational Class Analysis: Theory and Method","volume":"4","author":[{"family":"Boutyline","given":"Andrei"}],"issued":{"date-parts":[["2017"]]}}}],"schema":"https://github.com/citation-style-language/schema/raw/master/csl-citation.json"} </w:instrText>
      </w:r>
      <w:r w:rsidR="003C0FA4" w:rsidRPr="00753F1A">
        <w:fldChar w:fldCharType="separate"/>
      </w:r>
      <w:r w:rsidR="003C0FA4" w:rsidRPr="00753F1A">
        <w:rPr>
          <w:noProof/>
        </w:rPr>
        <w:t>(Boutyline, 2017)</w:t>
      </w:r>
      <w:r w:rsidR="003C0FA4" w:rsidRPr="00753F1A">
        <w:fldChar w:fldCharType="end"/>
      </w:r>
      <w:r w:rsidR="003C0FA4" w:rsidRPr="00753F1A">
        <w:t xml:space="preserve">. </w:t>
      </w:r>
    </w:p>
    <w:p w14:paraId="78DBBCE7" w14:textId="77777777" w:rsidR="00927443" w:rsidRPr="00753F1A" w:rsidRDefault="00927443" w:rsidP="007E7B00"/>
    <w:p w14:paraId="46A7010D" w14:textId="23BADE60" w:rsidR="00873377" w:rsidRDefault="003C0FA4" w:rsidP="007E7B00">
      <w:r w:rsidRPr="00753F1A">
        <w:t xml:space="preserve">Finally, the simulation of network dynamics followed an idealized model, borrowed from ferromagnetism. Although the application of the Ising model to attitude change is fruitful for the formalization of the theory on belief system dynamics, straightforward inferences to real-world intervention scenarios might be improper. Indeed, this parsimonious simulation relied on a limited set of parameters </w:t>
      </w:r>
      <w:r w:rsidR="006F77DA" w:rsidRPr="00753F1A">
        <w:t xml:space="preserve">and </w:t>
      </w:r>
      <w:r w:rsidRPr="00753F1A">
        <w:t xml:space="preserve">did not </w:t>
      </w:r>
      <w:r w:rsidR="00927443" w:rsidRPr="00753F1A">
        <w:t>consider</w:t>
      </w:r>
      <w:r w:rsidRPr="00753F1A">
        <w:t xml:space="preserve"> the </w:t>
      </w:r>
      <w:r w:rsidR="006F77DA" w:rsidRPr="00753F1A">
        <w:t>feasibility of producing a change in the targeted attitudes. Central nodes might be the best vehicles of change in the network. Yet, being highly embedded in the network</w:t>
      </w:r>
      <w:r w:rsidR="00873377">
        <w:t>,</w:t>
      </w:r>
      <w:r w:rsidR="006F77DA" w:rsidRPr="00753F1A">
        <w:t xml:space="preserve"> they might also be the most resilient network components. Future research might proceed on this research line by combining well-developed experimental designs </w:t>
      </w:r>
      <w:r w:rsidR="006F77DA" w:rsidRPr="00753F1A">
        <w:fldChar w:fldCharType="begin"/>
      </w:r>
      <w:r w:rsidR="006F77DA" w:rsidRPr="00753F1A">
        <w:instrText xml:space="preserve"> ADDIN ZOTERO_ITEM CSL_CITATION {"citationID":"BJu1PkXs","properties":{"formattedCitation":"(Mijs &amp; Hoy, 2022)","plainCitation":"(Mijs &amp; Hoy, 2022)","noteIndex":0},"citationItems":[{"id":812,"uris":["http://zotero.org/groups/5074670/items/5UIJPCQK"],"itemData":{"id":812,"type":"article-journal","abstract":"Most people misperceive economic inequality. Learning about actual levels of inequality and social mobility, research suggests, heightens concerns but may push people’s policy preferences in any number of directions. This mixed empirical record, we argue, reflects the omission of a more fundamental question: under what conditions do people change their understanding of the meritocratic or non-meritocratic causes of inequality? To explore mechanisms of belief change we field a unique randomized survey experiment with representative populations in Australia, Indonesia, and Mexico—societies with varying levels of popular beliefs about economic inequality. Our results highlight the importance of information, perceived social position, and self-interest. In Indonesia, information describing (high) income inequality and (low) social mobility rocked our participants’ belief in meritocracy. The same information made less of a splash in Mexico, where unequal outcomes are commonly understood as the result of corruption and other non-meritocratic processes. In Australia, the impact of our informational treatment was strongest when it provided justification for people’s income position or when it corrected their perception of relative affluence. Our findings reveal asymmetric beliefs about poverty and wealth and heterogeneous responses to information. They are a call to rethink effective informational and policy interventions.","container-title":"Social Problems","DOI":"10.1093/socpro/spaa059","ISSN":"0037-7791","issue":"1","journalAbbreviation":"Social Problems","page":"91-122","source":"Silverchair","title":"How Information about Inequality Impacts Belief in Meritocracy: Evidence from a Randomized Survey Experiment in Australia, Indonesia and Mexico","title-short":"How Information about Inequality Impacts Belief in Meritocracy","volume":"69","author":[{"family":"Mijs","given":"Jonathan J B"},{"family":"Hoy","given":"Christopher"}],"issued":{"date-parts":[["2022",2,1]]}}}],"schema":"https://github.com/citation-style-language/schema/raw/master/csl-citation.json"} </w:instrText>
      </w:r>
      <w:r w:rsidR="006F77DA" w:rsidRPr="00753F1A">
        <w:fldChar w:fldCharType="separate"/>
      </w:r>
      <w:r w:rsidR="006F77DA" w:rsidRPr="00753F1A">
        <w:rPr>
          <w:noProof/>
        </w:rPr>
        <w:t>(e.g.: Mijs &amp; Hoy, 2022)</w:t>
      </w:r>
      <w:r w:rsidR="006F77DA" w:rsidRPr="00753F1A">
        <w:fldChar w:fldCharType="end"/>
      </w:r>
      <w:r w:rsidR="006F77DA" w:rsidRPr="00753F1A">
        <w:t xml:space="preserve"> with a network approach to attitudes, exploiting the potential of network intervention analysis </w:t>
      </w:r>
      <w:r w:rsidR="006F77DA" w:rsidRPr="00753F1A">
        <w:fldChar w:fldCharType="begin"/>
      </w:r>
      <w:r w:rsidR="006F77DA" w:rsidRPr="00753F1A">
        <w:instrText xml:space="preserve"> ADDIN ZOTERO_ITEM CSL_CITATION {"citationID":"45yd9eZj","properties":{"formattedCitation":"(Blanken et al., 2019)","plainCitation":"(Blanken et al., 2019)","noteIndex":0},"citationItems":[{"id":1464,"uris":["http://zotero.org/groups/5379819/items/QYWDXVUN"],"itemData":{"id":1464,"type":"article-journal","container-title":"Psychotherapy and Psychosomatics","DOI":"10.1159/000495045","ISSN":"0033-3190, 1423-0348","issue":"1","journalAbbreviation":"Psychother Psychosom","language":"en","page":"52-54","source":"DOI.org (Crossref)","title":"Introducing Network Intervention Analysis to Investigate Sequential, Symptom-Specific Treatment Effects: A Demonstration in Co-Occurring Insomnia and Depression","title-short":"Introducing Network Intervention Analysis to Investigate Sequential, Symptom-Specific Treatment Effects","volume":"88","author":[{"family":"Blanken","given":"Tessa F."},{"family":"Van Der Zweerde","given":"Tanja"},{"family":"Van Straten","given":"Annemieke"},{"family":"Van Someren","given":"Eus J.W."},{"family":"Borsboom","given":"Denny"},{"family":"Lancee","given":"Jaap"}],"issued":{"date-parts":[["2019"]]}}}],"schema":"https://github.com/citation-style-language/schema/raw/master/csl-citation.json"} </w:instrText>
      </w:r>
      <w:r w:rsidR="006F77DA" w:rsidRPr="00753F1A">
        <w:fldChar w:fldCharType="separate"/>
      </w:r>
      <w:r w:rsidR="006F77DA" w:rsidRPr="00753F1A">
        <w:rPr>
          <w:noProof/>
        </w:rPr>
        <w:t>(Blanken et al., 2019)</w:t>
      </w:r>
      <w:r w:rsidR="006F77DA" w:rsidRPr="00753F1A">
        <w:fldChar w:fldCharType="end"/>
      </w:r>
      <w:r w:rsidR="006F77DA" w:rsidRPr="00753F1A">
        <w:t xml:space="preserve">.  </w:t>
      </w:r>
      <w:r w:rsidR="00873377">
        <w:br w:type="page"/>
      </w:r>
    </w:p>
    <w:p w14:paraId="571D0D0D" w14:textId="6F39CDE7" w:rsidR="00246664" w:rsidRPr="00732737" w:rsidRDefault="00246664" w:rsidP="007E7B00">
      <w:pPr>
        <w:pStyle w:val="Heading2"/>
        <w:rPr>
          <w:lang w:val="it-IT"/>
        </w:rPr>
      </w:pPr>
      <w:r w:rsidRPr="00732737">
        <w:rPr>
          <w:lang w:val="it-IT"/>
        </w:rPr>
        <w:lastRenderedPageBreak/>
        <w:t>7. References</w:t>
      </w:r>
    </w:p>
    <w:p w14:paraId="0E04944C" w14:textId="77777777" w:rsidR="0074629F" w:rsidRPr="00753F1A" w:rsidRDefault="00E75D96" w:rsidP="00DE69B0">
      <w:pPr>
        <w:pStyle w:val="Bibliography"/>
        <w:spacing w:line="240" w:lineRule="auto"/>
      </w:pPr>
      <w:r w:rsidRPr="00753F1A">
        <w:fldChar w:fldCharType="begin"/>
      </w:r>
      <w:r w:rsidRPr="00732737">
        <w:rPr>
          <w:lang w:val="it-IT"/>
        </w:rPr>
        <w:instrText xml:space="preserve"> ADDIN ZOTERO_BIBL {"uncited":[],"omitted":[],"custom":[]} CSL_BIBLIOGRAPHY </w:instrText>
      </w:r>
      <w:r w:rsidRPr="00753F1A">
        <w:fldChar w:fldCharType="separate"/>
      </w:r>
      <w:r w:rsidR="0074629F" w:rsidRPr="00732737">
        <w:rPr>
          <w:lang w:val="it-IT"/>
        </w:rPr>
        <w:t xml:space="preserve">Alesina, A. F., &amp; Giuliano, P. (2009). </w:t>
      </w:r>
      <w:r w:rsidR="0074629F" w:rsidRPr="00753F1A">
        <w:rPr>
          <w:i/>
          <w:iCs/>
        </w:rPr>
        <w:t>Preferences for redistribution (No. W14825)</w:t>
      </w:r>
      <w:r w:rsidR="0074629F" w:rsidRPr="00753F1A">
        <w:t>. National Bureau of Economic Research Cambridge.</w:t>
      </w:r>
    </w:p>
    <w:p w14:paraId="60B9E26D" w14:textId="77777777" w:rsidR="0074629F" w:rsidRPr="00753F1A" w:rsidRDefault="0074629F" w:rsidP="00DE69B0">
      <w:pPr>
        <w:pStyle w:val="Bibliography"/>
        <w:spacing w:line="240" w:lineRule="auto"/>
      </w:pPr>
      <w:r w:rsidRPr="00732737">
        <w:rPr>
          <w:lang w:val="it-IT"/>
        </w:rPr>
        <w:t xml:space="preserve">Alesina, A. F., Glaeser, E. L., &amp; Sacerdote, B. (2001). </w:t>
      </w:r>
      <w:r w:rsidRPr="00753F1A">
        <w:rPr>
          <w:i/>
          <w:iCs/>
        </w:rPr>
        <w:t>Why doesn’t the US have a European-style welfare system?</w:t>
      </w:r>
      <w:r w:rsidRPr="00753F1A">
        <w:t xml:space="preserve"> National bureau of economic research Cambridge, Mass., USA.</w:t>
      </w:r>
    </w:p>
    <w:p w14:paraId="56305FFD" w14:textId="77777777" w:rsidR="0074629F" w:rsidRPr="00753F1A" w:rsidRDefault="0074629F" w:rsidP="00DE69B0">
      <w:pPr>
        <w:pStyle w:val="Bibliography"/>
        <w:spacing w:line="240" w:lineRule="auto"/>
      </w:pPr>
      <w:r w:rsidRPr="00753F1A">
        <w:t xml:space="preserve">Alesina, A., &amp; Glaeser, E. (2004). </w:t>
      </w:r>
      <w:r w:rsidRPr="00753F1A">
        <w:rPr>
          <w:i/>
          <w:iCs/>
        </w:rPr>
        <w:t>Fighting Poverty in the US and Europe: A World of Difference</w:t>
      </w:r>
      <w:r w:rsidRPr="00753F1A">
        <w:t xml:space="preserve"> (1st ed.). Oxford University PressOxford. https://doi.org/10.1093/0199267669.001.0001</w:t>
      </w:r>
    </w:p>
    <w:p w14:paraId="18DF586F" w14:textId="77777777" w:rsidR="0074629F" w:rsidRPr="00753F1A" w:rsidRDefault="0074629F" w:rsidP="00DE69B0">
      <w:pPr>
        <w:pStyle w:val="Bibliography"/>
        <w:spacing w:line="240" w:lineRule="auto"/>
      </w:pPr>
      <w:r w:rsidRPr="00753F1A">
        <w:t xml:space="preserve">Alesina, A., Stantcheva, S., &amp; Teso, E. (2018). Intergenerational Mobility and Preferences for Redistribution. </w:t>
      </w:r>
      <w:r w:rsidRPr="00753F1A">
        <w:rPr>
          <w:i/>
          <w:iCs/>
        </w:rPr>
        <w:t>American Economic Review</w:t>
      </w:r>
      <w:r w:rsidRPr="00753F1A">
        <w:t xml:space="preserve">, </w:t>
      </w:r>
      <w:r w:rsidRPr="00753F1A">
        <w:rPr>
          <w:i/>
          <w:iCs/>
        </w:rPr>
        <w:t>108</w:t>
      </w:r>
      <w:r w:rsidRPr="00753F1A">
        <w:t>(2), 521–554. https://doi.org/10.1257/aer.20162015</w:t>
      </w:r>
    </w:p>
    <w:p w14:paraId="4B5066E7" w14:textId="77777777" w:rsidR="0074629F" w:rsidRPr="00753F1A" w:rsidRDefault="0074629F" w:rsidP="00DE69B0">
      <w:pPr>
        <w:pStyle w:val="Bibliography"/>
        <w:spacing w:line="240" w:lineRule="auto"/>
      </w:pPr>
      <w:r w:rsidRPr="00753F1A">
        <w:t xml:space="preserve">Atkinson, A. B., Piketty, T., &amp; Saez, E. (2011). Top Incomes in the Long Run of History. </w:t>
      </w:r>
      <w:r w:rsidRPr="00753F1A">
        <w:rPr>
          <w:i/>
          <w:iCs/>
        </w:rPr>
        <w:t>Journal of Economic Literature</w:t>
      </w:r>
      <w:r w:rsidRPr="00753F1A">
        <w:t xml:space="preserve">, </w:t>
      </w:r>
      <w:r w:rsidRPr="00753F1A">
        <w:rPr>
          <w:i/>
          <w:iCs/>
        </w:rPr>
        <w:t>49</w:t>
      </w:r>
      <w:r w:rsidRPr="00753F1A">
        <w:t>(1), 3–71. https://doi.org/10.1257/jel.49.1.3</w:t>
      </w:r>
    </w:p>
    <w:p w14:paraId="668877D1" w14:textId="77777777" w:rsidR="0074629F" w:rsidRPr="00753F1A" w:rsidRDefault="0074629F" w:rsidP="00DE69B0">
      <w:pPr>
        <w:pStyle w:val="Bibliography"/>
        <w:spacing w:line="240" w:lineRule="auto"/>
      </w:pPr>
      <w:r w:rsidRPr="00753F1A">
        <w:t xml:space="preserve">Bagozzi, R. P. (1981). Attitudes, intentions, and behavior: A test of some key hypotheses. </w:t>
      </w:r>
      <w:r w:rsidRPr="00753F1A">
        <w:rPr>
          <w:i/>
          <w:iCs/>
        </w:rPr>
        <w:t>Journal of Personality and Social Psychology</w:t>
      </w:r>
      <w:r w:rsidRPr="00753F1A">
        <w:t xml:space="preserve">, </w:t>
      </w:r>
      <w:r w:rsidRPr="00753F1A">
        <w:rPr>
          <w:i/>
          <w:iCs/>
        </w:rPr>
        <w:t>41</w:t>
      </w:r>
      <w:r w:rsidRPr="00753F1A">
        <w:t>(4), 607–627. https://doi.org/10.1037/0022-3514.41.4.607</w:t>
      </w:r>
    </w:p>
    <w:p w14:paraId="1C698D35" w14:textId="77777777" w:rsidR="0074629F" w:rsidRPr="00753F1A" w:rsidRDefault="0074629F" w:rsidP="00DE69B0">
      <w:pPr>
        <w:pStyle w:val="Bibliography"/>
        <w:spacing w:line="240" w:lineRule="auto"/>
      </w:pPr>
      <w:r w:rsidRPr="00753F1A">
        <w:t xml:space="preserve">Bagozzi, R. P., &amp; Burnkrant, R. E. (1979). Attitude organization and the attitude–behavior relationship. </w:t>
      </w:r>
      <w:r w:rsidRPr="00753F1A">
        <w:rPr>
          <w:i/>
          <w:iCs/>
        </w:rPr>
        <w:t>Journal of Personality and Social Psychology</w:t>
      </w:r>
      <w:r w:rsidRPr="00753F1A">
        <w:t xml:space="preserve">, </w:t>
      </w:r>
      <w:r w:rsidRPr="00753F1A">
        <w:rPr>
          <w:i/>
          <w:iCs/>
        </w:rPr>
        <w:t>37</w:t>
      </w:r>
      <w:r w:rsidRPr="00753F1A">
        <w:t>(6), 913–929. https://doi.org/10.1037/0022-3514.37.6.913</w:t>
      </w:r>
    </w:p>
    <w:p w14:paraId="185ADC89" w14:textId="77777777" w:rsidR="0074629F" w:rsidRPr="00753F1A" w:rsidRDefault="0074629F" w:rsidP="00DE69B0">
      <w:pPr>
        <w:pStyle w:val="Bibliography"/>
        <w:spacing w:line="240" w:lineRule="auto"/>
      </w:pPr>
      <w:r w:rsidRPr="00753F1A">
        <w:t xml:space="preserve">Barabási, A.-L., &amp; Albert, R. (1999). Emergence of Scaling in Random Networks. </w:t>
      </w:r>
      <w:r w:rsidRPr="00753F1A">
        <w:rPr>
          <w:i/>
          <w:iCs/>
        </w:rPr>
        <w:t>Science</w:t>
      </w:r>
      <w:r w:rsidRPr="00753F1A">
        <w:t xml:space="preserve">, </w:t>
      </w:r>
      <w:r w:rsidRPr="00753F1A">
        <w:rPr>
          <w:i/>
          <w:iCs/>
        </w:rPr>
        <w:t>286</w:t>
      </w:r>
      <w:r w:rsidRPr="00753F1A">
        <w:t>(5439), 509–512. https://doi.org/10.1126/science.286.5439.509</w:t>
      </w:r>
    </w:p>
    <w:p w14:paraId="70CB22AC" w14:textId="77777777" w:rsidR="0074629F" w:rsidRPr="00753F1A" w:rsidRDefault="0074629F" w:rsidP="00DE69B0">
      <w:pPr>
        <w:pStyle w:val="Bibliography"/>
        <w:spacing w:line="240" w:lineRule="auto"/>
      </w:pPr>
      <w:r w:rsidRPr="00753F1A">
        <w:t xml:space="preserve">Bartels, L. M. (2005). Homer Gets a Tax Cut: Inequality and Public Policy in the American Mind. </w:t>
      </w:r>
      <w:r w:rsidRPr="00753F1A">
        <w:rPr>
          <w:i/>
          <w:iCs/>
        </w:rPr>
        <w:t>Perspectives on Politics</w:t>
      </w:r>
      <w:r w:rsidRPr="00753F1A">
        <w:t xml:space="preserve">, </w:t>
      </w:r>
      <w:r w:rsidRPr="00753F1A">
        <w:rPr>
          <w:i/>
          <w:iCs/>
        </w:rPr>
        <w:t>3</w:t>
      </w:r>
      <w:r w:rsidRPr="00753F1A">
        <w:t>(01). https://doi.org/10.1017/S1537592705050036</w:t>
      </w:r>
    </w:p>
    <w:p w14:paraId="3BFE1573" w14:textId="77777777" w:rsidR="0074629F" w:rsidRPr="00753F1A" w:rsidRDefault="0074629F" w:rsidP="00DE69B0">
      <w:pPr>
        <w:pStyle w:val="Bibliography"/>
        <w:spacing w:line="240" w:lineRule="auto"/>
      </w:pPr>
      <w:r w:rsidRPr="00753F1A">
        <w:t xml:space="preserve">Berens, S., &amp; Gelepithis, M. (2019). Welfare state structure, inequality, and public attitudes towards progressive taxation. </w:t>
      </w:r>
      <w:r w:rsidRPr="00753F1A">
        <w:rPr>
          <w:i/>
          <w:iCs/>
        </w:rPr>
        <w:t>Socio-Economic Review</w:t>
      </w:r>
      <w:r w:rsidRPr="00753F1A">
        <w:t xml:space="preserve">, </w:t>
      </w:r>
      <w:r w:rsidRPr="00753F1A">
        <w:rPr>
          <w:i/>
          <w:iCs/>
        </w:rPr>
        <w:t>17</w:t>
      </w:r>
      <w:r w:rsidRPr="00753F1A">
        <w:t>(4), 823–850. https://doi.org/10.1093/ser/mwx063</w:t>
      </w:r>
    </w:p>
    <w:p w14:paraId="1D89A516" w14:textId="77777777" w:rsidR="0074629F" w:rsidRPr="00753F1A" w:rsidRDefault="0074629F" w:rsidP="00DE69B0">
      <w:pPr>
        <w:pStyle w:val="Bibliography"/>
        <w:spacing w:line="240" w:lineRule="auto"/>
      </w:pPr>
      <w:r w:rsidRPr="00753F1A">
        <w:t xml:space="preserve">Blanken, T. F., Van Der Zweerde, T., Van Straten, A., Van Someren, E. J. W., Borsboom, D., &amp; Lancee, J. (2019). Introducing Network Intervention Analysis to Investigate Sequential, Symptom-Specific Treatment Effects: A Demonstration in Co-Occurring Insomnia and Depression. </w:t>
      </w:r>
      <w:r w:rsidRPr="00753F1A">
        <w:rPr>
          <w:i/>
          <w:iCs/>
        </w:rPr>
        <w:t>Psychotherapy and Psychosomatics</w:t>
      </w:r>
      <w:r w:rsidRPr="00753F1A">
        <w:t xml:space="preserve">, </w:t>
      </w:r>
      <w:r w:rsidRPr="00753F1A">
        <w:rPr>
          <w:i/>
          <w:iCs/>
        </w:rPr>
        <w:t>88</w:t>
      </w:r>
      <w:r w:rsidRPr="00753F1A">
        <w:t>(1), 52–54. https://doi.org/10.1159/000495045</w:t>
      </w:r>
    </w:p>
    <w:p w14:paraId="448EFB55" w14:textId="77777777" w:rsidR="0074629F" w:rsidRPr="00753F1A" w:rsidRDefault="0074629F" w:rsidP="00DE69B0">
      <w:pPr>
        <w:pStyle w:val="Bibliography"/>
        <w:spacing w:line="240" w:lineRule="auto"/>
      </w:pPr>
      <w:r w:rsidRPr="00753F1A">
        <w:t xml:space="preserve">Bobzien, L., &amp; Kalleitner, F. (2021). Attitudes towards European financial solidarity during the Covid-19 pandemic: Evidence from a net-contributor country. </w:t>
      </w:r>
      <w:r w:rsidRPr="00753F1A">
        <w:rPr>
          <w:i/>
          <w:iCs/>
        </w:rPr>
        <w:t>European Societies</w:t>
      </w:r>
      <w:r w:rsidRPr="00753F1A">
        <w:t xml:space="preserve">, </w:t>
      </w:r>
      <w:r w:rsidRPr="00753F1A">
        <w:rPr>
          <w:i/>
          <w:iCs/>
        </w:rPr>
        <w:t>23</w:t>
      </w:r>
      <w:r w:rsidRPr="00753F1A">
        <w:t>(sup1), S791–S804. https://doi.org/10.1080/14616696.2020.1836669</w:t>
      </w:r>
    </w:p>
    <w:p w14:paraId="3C4CCA84" w14:textId="77777777" w:rsidR="0074629F" w:rsidRPr="00753F1A" w:rsidRDefault="0074629F" w:rsidP="00DE69B0">
      <w:pPr>
        <w:pStyle w:val="Bibliography"/>
        <w:spacing w:line="240" w:lineRule="auto"/>
      </w:pPr>
      <w:r w:rsidRPr="00753F1A">
        <w:t xml:space="preserve">Bollen, K. A. (1989). </w:t>
      </w:r>
      <w:r w:rsidRPr="00753F1A">
        <w:rPr>
          <w:i/>
          <w:iCs/>
        </w:rPr>
        <w:t>Structural Equations with Latent Variables</w:t>
      </w:r>
      <w:r w:rsidRPr="00753F1A">
        <w:t xml:space="preserve"> (1st ed.). Wiley. https://doi.org/10.1002/9781118619179</w:t>
      </w:r>
    </w:p>
    <w:p w14:paraId="6901ED3D" w14:textId="77777777" w:rsidR="0074629F" w:rsidRPr="00753F1A" w:rsidRDefault="0074629F" w:rsidP="00DE69B0">
      <w:pPr>
        <w:pStyle w:val="Bibliography"/>
        <w:spacing w:line="240" w:lineRule="auto"/>
      </w:pPr>
      <w:r w:rsidRPr="00753F1A">
        <w:t xml:space="preserve">Bollen, K., &amp; Lennox, R. (1991). Conventional wisdom on measurement: A structural equation perspective. </w:t>
      </w:r>
      <w:r w:rsidRPr="00753F1A">
        <w:rPr>
          <w:i/>
          <w:iCs/>
        </w:rPr>
        <w:t>Psychological Bulletin</w:t>
      </w:r>
      <w:r w:rsidRPr="00753F1A">
        <w:t xml:space="preserve">, </w:t>
      </w:r>
      <w:r w:rsidRPr="00753F1A">
        <w:rPr>
          <w:i/>
          <w:iCs/>
        </w:rPr>
        <w:t>110</w:t>
      </w:r>
      <w:r w:rsidRPr="00753F1A">
        <w:t>(2), 305–314. https://doi.org/10.1037/0033-2909.110.2.305</w:t>
      </w:r>
    </w:p>
    <w:p w14:paraId="09F71B59" w14:textId="77777777" w:rsidR="0074629F" w:rsidRPr="00753F1A" w:rsidRDefault="0074629F" w:rsidP="00DE69B0">
      <w:pPr>
        <w:pStyle w:val="Bibliography"/>
        <w:spacing w:line="240" w:lineRule="auto"/>
      </w:pPr>
      <w:r w:rsidRPr="00753F1A">
        <w:t xml:space="preserve">Borkulo, C. D. van, Bork, R. van, Boschloo, L., Kossakowski, J. J., Tio, P., Schoevers, R. A., Borsboom, D., &amp; Waldorp, L. J. (2022). Comparing network structures on three aspects: A permutation test. </w:t>
      </w:r>
      <w:r w:rsidRPr="00753F1A">
        <w:rPr>
          <w:i/>
          <w:iCs/>
        </w:rPr>
        <w:t>Psychological Methods</w:t>
      </w:r>
      <w:r w:rsidRPr="00753F1A">
        <w:t>. https://doi.org/10.1037/met0000476</w:t>
      </w:r>
    </w:p>
    <w:p w14:paraId="67E0E52B" w14:textId="77777777" w:rsidR="0074629F" w:rsidRPr="00753F1A" w:rsidRDefault="0074629F" w:rsidP="00DE69B0">
      <w:pPr>
        <w:pStyle w:val="Bibliography"/>
        <w:spacing w:line="240" w:lineRule="auto"/>
      </w:pPr>
      <w:r w:rsidRPr="00753F1A">
        <w:t xml:space="preserve">Borkulo, C. D. van, Borsboom, D., Epskamp, S., Blanken, T. F., Boschloo, L., Schoevers, R. A., &amp; Waldorp, L. J. (2015). A new method for constructing networks from binary data. </w:t>
      </w:r>
      <w:r w:rsidRPr="00753F1A">
        <w:rPr>
          <w:i/>
          <w:iCs/>
        </w:rPr>
        <w:t>Scientific Reports</w:t>
      </w:r>
      <w:r w:rsidRPr="00753F1A">
        <w:t xml:space="preserve">, </w:t>
      </w:r>
      <w:r w:rsidRPr="00753F1A">
        <w:rPr>
          <w:i/>
          <w:iCs/>
        </w:rPr>
        <w:t>4</w:t>
      </w:r>
      <w:r w:rsidRPr="00753F1A">
        <w:t>(1), 5918. https://doi.org/10.1038/srep05918</w:t>
      </w:r>
    </w:p>
    <w:p w14:paraId="39C49988" w14:textId="77777777" w:rsidR="0074629F" w:rsidRPr="00753F1A" w:rsidRDefault="0074629F" w:rsidP="00DE69B0">
      <w:pPr>
        <w:pStyle w:val="Bibliography"/>
        <w:spacing w:line="240" w:lineRule="auto"/>
      </w:pPr>
      <w:r w:rsidRPr="00753F1A">
        <w:t xml:space="preserve">Borsboom, D., Deserno, M. K., Rhemtulla, M., Epskamp, S., Fried, E. I., McNally, R. J., Robinaugh, D. J., Perugini, M., Dalege, J., Costantini, G., Isvoranu, A.-M., Wysocki, A. C., Borkulo, C. D. van, Bork, R. van, &amp; Waldorp, L. J. (2021). Network analysis of multivariate data in psychological science. </w:t>
      </w:r>
      <w:r w:rsidRPr="00753F1A">
        <w:rPr>
          <w:i/>
          <w:iCs/>
        </w:rPr>
        <w:t>Nature Reviews Methods Primers</w:t>
      </w:r>
      <w:r w:rsidRPr="00753F1A">
        <w:t xml:space="preserve">, </w:t>
      </w:r>
      <w:r w:rsidRPr="00753F1A">
        <w:rPr>
          <w:i/>
          <w:iCs/>
        </w:rPr>
        <w:t>1</w:t>
      </w:r>
      <w:r w:rsidRPr="00753F1A">
        <w:t>(1), 58. https://doi.org/10.1038/s43586-021-00055-w</w:t>
      </w:r>
    </w:p>
    <w:p w14:paraId="4642DA5C" w14:textId="77777777" w:rsidR="0074629F" w:rsidRPr="00753F1A" w:rsidRDefault="0074629F" w:rsidP="00DE69B0">
      <w:pPr>
        <w:pStyle w:val="Bibliography"/>
        <w:spacing w:line="240" w:lineRule="auto"/>
      </w:pPr>
      <w:r w:rsidRPr="00753F1A">
        <w:t xml:space="preserve">Boutyline, A. (2017). Improving the Measurement of Shared Cultural Schemas with Correlational Class Analysis: Theory and Method. </w:t>
      </w:r>
      <w:r w:rsidRPr="00753F1A">
        <w:rPr>
          <w:i/>
          <w:iCs/>
        </w:rPr>
        <w:t>Sociological Science</w:t>
      </w:r>
      <w:r w:rsidRPr="00753F1A">
        <w:t xml:space="preserve">, </w:t>
      </w:r>
      <w:r w:rsidRPr="00753F1A">
        <w:rPr>
          <w:i/>
          <w:iCs/>
        </w:rPr>
        <w:t>4</w:t>
      </w:r>
      <w:r w:rsidRPr="00753F1A">
        <w:t>, 353–393. https://doi.org/10.15195/v4.a15</w:t>
      </w:r>
    </w:p>
    <w:p w14:paraId="0DBFE11A" w14:textId="77777777" w:rsidR="0074629F" w:rsidRPr="00753F1A" w:rsidRDefault="0074629F" w:rsidP="00DE69B0">
      <w:pPr>
        <w:pStyle w:val="Bibliography"/>
        <w:spacing w:line="240" w:lineRule="auto"/>
      </w:pPr>
      <w:r w:rsidRPr="00753F1A">
        <w:lastRenderedPageBreak/>
        <w:t xml:space="preserve">Boutyline, A., &amp; Vaisey, S. (2017). Belief Network Analysis: A Relational Approach to Understanding the Structure of Attitudes. </w:t>
      </w:r>
      <w:r w:rsidRPr="00753F1A">
        <w:rPr>
          <w:i/>
          <w:iCs/>
        </w:rPr>
        <w:t>American Journal of Sociology</w:t>
      </w:r>
      <w:r w:rsidRPr="00753F1A">
        <w:t xml:space="preserve">, </w:t>
      </w:r>
      <w:r w:rsidRPr="00753F1A">
        <w:rPr>
          <w:i/>
          <w:iCs/>
        </w:rPr>
        <w:t>122</w:t>
      </w:r>
      <w:r w:rsidRPr="00753F1A">
        <w:t>(5), 1371–1447. https://doi.org/10.1086/691274</w:t>
      </w:r>
    </w:p>
    <w:p w14:paraId="152B6895" w14:textId="77777777" w:rsidR="0074629F" w:rsidRPr="00753F1A" w:rsidRDefault="0074629F" w:rsidP="00DE69B0">
      <w:pPr>
        <w:pStyle w:val="Bibliography"/>
        <w:spacing w:line="240" w:lineRule="auto"/>
      </w:pPr>
      <w:r w:rsidRPr="00753F1A">
        <w:t xml:space="preserve">Brandt, M. J., &amp; Morgan, G. S. (2022). Between-Person Methods Provide Limited Insight About Within-Person Belief Systems. </w:t>
      </w:r>
      <w:r w:rsidRPr="00753F1A">
        <w:rPr>
          <w:i/>
          <w:iCs/>
        </w:rPr>
        <w:t>Journal of Personality and Social Psychology</w:t>
      </w:r>
      <w:r w:rsidRPr="00753F1A">
        <w:t xml:space="preserve">, </w:t>
      </w:r>
      <w:r w:rsidRPr="00753F1A">
        <w:rPr>
          <w:i/>
          <w:iCs/>
        </w:rPr>
        <w:t>123</w:t>
      </w:r>
      <w:r w:rsidRPr="00753F1A">
        <w:t>(3), 621–635. https://doi.org/10.1037/pspp0000404</w:t>
      </w:r>
    </w:p>
    <w:p w14:paraId="3D57D034" w14:textId="77777777" w:rsidR="0074629F" w:rsidRPr="00753F1A" w:rsidRDefault="0074629F" w:rsidP="00DE69B0">
      <w:pPr>
        <w:pStyle w:val="Bibliography"/>
        <w:spacing w:line="240" w:lineRule="auto"/>
      </w:pPr>
      <w:r w:rsidRPr="00753F1A">
        <w:t xml:space="preserve">Brandt, M. J., Sibley, C. G., &amp; Osborne, D. (2019). What Is Central to Political Belief System Networks? </w:t>
      </w:r>
      <w:r w:rsidRPr="00753F1A">
        <w:rPr>
          <w:i/>
          <w:iCs/>
        </w:rPr>
        <w:t>Personality and Social Psychology Bulletin</w:t>
      </w:r>
      <w:r w:rsidRPr="00753F1A">
        <w:t xml:space="preserve">, </w:t>
      </w:r>
      <w:r w:rsidRPr="00753F1A">
        <w:rPr>
          <w:i/>
          <w:iCs/>
        </w:rPr>
        <w:t>45</w:t>
      </w:r>
      <w:r w:rsidRPr="00753F1A">
        <w:t>(9), 1352–1364. https://doi.org/10.1177/0146167218824354</w:t>
      </w:r>
    </w:p>
    <w:p w14:paraId="6CDB3DF2" w14:textId="77777777" w:rsidR="0074629F" w:rsidRPr="00753F1A" w:rsidRDefault="0074629F" w:rsidP="00DE69B0">
      <w:pPr>
        <w:pStyle w:val="Bibliography"/>
        <w:spacing w:line="240" w:lineRule="auto"/>
      </w:pPr>
      <w:r w:rsidRPr="00753F1A">
        <w:t xml:space="preserve">Brandt, M. J., &amp; Sleegers, W. W. A. (2021). Evaluating Belief System Networks as a Theory of Political Belief System Dynamics. </w:t>
      </w:r>
      <w:r w:rsidRPr="00753F1A">
        <w:rPr>
          <w:i/>
          <w:iCs/>
        </w:rPr>
        <w:t>Personality and Social Psychology Review : An Official Journal of the Society for Personality and Social Psychology, Inc</w:t>
      </w:r>
      <w:r w:rsidRPr="00753F1A">
        <w:t xml:space="preserve">, </w:t>
      </w:r>
      <w:r w:rsidRPr="00753F1A">
        <w:rPr>
          <w:i/>
          <w:iCs/>
        </w:rPr>
        <w:t>25</w:t>
      </w:r>
      <w:r w:rsidRPr="00753F1A">
        <w:t>(2), 159–185. https://doi.org/10.1177/1088868321993751</w:t>
      </w:r>
    </w:p>
    <w:p w14:paraId="31E44BB3" w14:textId="77777777" w:rsidR="0074629F" w:rsidRPr="00753F1A" w:rsidRDefault="0074629F" w:rsidP="00DE69B0">
      <w:pPr>
        <w:pStyle w:val="Bibliography"/>
        <w:spacing w:line="240" w:lineRule="auto"/>
      </w:pPr>
      <w:r w:rsidRPr="00753F1A">
        <w:t xml:space="preserve">Bringmann, L. F., Elmer, T., Epskamp, S., Krause, R. W., Schoch, D., Wichers, M., Wigman, J. T. W., &amp; Snippe, E. (2019). What do centrality measures measure in psychological networks? </w:t>
      </w:r>
      <w:r w:rsidRPr="00753F1A">
        <w:rPr>
          <w:i/>
          <w:iCs/>
        </w:rPr>
        <w:t>Journal of Abnormal Psychology</w:t>
      </w:r>
      <w:r w:rsidRPr="00753F1A">
        <w:t xml:space="preserve">, </w:t>
      </w:r>
      <w:r w:rsidRPr="00753F1A">
        <w:rPr>
          <w:i/>
          <w:iCs/>
        </w:rPr>
        <w:t>128</w:t>
      </w:r>
      <w:r w:rsidRPr="00753F1A">
        <w:t>(8), 892–903. https://doi.org/10.1037/abn0000446</w:t>
      </w:r>
    </w:p>
    <w:p w14:paraId="1E38E354" w14:textId="77777777" w:rsidR="0074629F" w:rsidRPr="00753F1A" w:rsidRDefault="0074629F" w:rsidP="00DE69B0">
      <w:pPr>
        <w:pStyle w:val="Bibliography"/>
        <w:spacing w:line="240" w:lineRule="auto"/>
      </w:pPr>
      <w:r w:rsidRPr="00753F1A">
        <w:t xml:space="preserve">Brown-Iannuzzi, J. L., Lundberg, K. B., Kay, A. C., &amp; Payne, B. K. (2015). Subjective Status Shapes Political Preferences. </w:t>
      </w:r>
      <w:r w:rsidRPr="00753F1A">
        <w:rPr>
          <w:i/>
          <w:iCs/>
        </w:rPr>
        <w:t>Psychological Science</w:t>
      </w:r>
      <w:r w:rsidRPr="00753F1A">
        <w:t xml:space="preserve">, </w:t>
      </w:r>
      <w:r w:rsidRPr="00753F1A">
        <w:rPr>
          <w:i/>
          <w:iCs/>
        </w:rPr>
        <w:t>26</w:t>
      </w:r>
      <w:r w:rsidRPr="00753F1A">
        <w:t>(1), 15–26. https://doi.org/10.1177/0956797614553947</w:t>
      </w:r>
    </w:p>
    <w:p w14:paraId="0775C411" w14:textId="77777777" w:rsidR="0074629F" w:rsidRPr="00753F1A" w:rsidRDefault="0074629F" w:rsidP="00DE69B0">
      <w:pPr>
        <w:pStyle w:val="Bibliography"/>
        <w:spacing w:line="240" w:lineRule="auto"/>
      </w:pPr>
      <w:r w:rsidRPr="00753F1A">
        <w:t xml:space="preserve">Burger, J., Isvoranu, A.-M., Lunansky, G., Haslbeck, J. M. B., Epskamp, S., Hoekstra, R. H. A., Fried, E. I., Borsboom, D., &amp; Blanken, T. F. (2022). Reporting Standards for Psychological Network Analyses in Cross-Sectional Data. </w:t>
      </w:r>
      <w:r w:rsidRPr="00753F1A">
        <w:rPr>
          <w:i/>
          <w:iCs/>
        </w:rPr>
        <w:t>Psychological Methods</w:t>
      </w:r>
      <w:r w:rsidRPr="00753F1A">
        <w:t>. https://doi.org/10.1037/met0000471</w:t>
      </w:r>
    </w:p>
    <w:p w14:paraId="4BEF7CA4" w14:textId="77777777" w:rsidR="0074629F" w:rsidRPr="00753F1A" w:rsidRDefault="0074629F" w:rsidP="00DE69B0">
      <w:pPr>
        <w:pStyle w:val="Bibliography"/>
        <w:spacing w:line="240" w:lineRule="auto"/>
      </w:pPr>
      <w:r w:rsidRPr="00753F1A">
        <w:t xml:space="preserve">Bussolo, M., Ferrer‐i‐Carbonell, A., Giolbas, A., &amp; Torre, I. (2021). I Perceive Therefore I Demand: The Formation of Inequality Perceptions and Demand for Redistribution. </w:t>
      </w:r>
      <w:r w:rsidRPr="00753F1A">
        <w:rPr>
          <w:i/>
          <w:iCs/>
        </w:rPr>
        <w:t>Review of Income and Wealth</w:t>
      </w:r>
      <w:r w:rsidRPr="00753F1A">
        <w:t xml:space="preserve">, </w:t>
      </w:r>
      <w:r w:rsidRPr="00753F1A">
        <w:rPr>
          <w:i/>
          <w:iCs/>
        </w:rPr>
        <w:t>67</w:t>
      </w:r>
      <w:r w:rsidRPr="00753F1A">
        <w:t>(4), 835–871. https://doi.org/10.1111/roiw.12497</w:t>
      </w:r>
    </w:p>
    <w:p w14:paraId="3D8D8FD2" w14:textId="77777777" w:rsidR="0074629F" w:rsidRPr="00753F1A" w:rsidRDefault="0074629F" w:rsidP="00DE69B0">
      <w:pPr>
        <w:pStyle w:val="Bibliography"/>
        <w:spacing w:line="240" w:lineRule="auto"/>
      </w:pPr>
      <w:r w:rsidRPr="00753F1A">
        <w:t xml:space="preserve">Campos-Vazquez, R. M., Krozer, A., Ramírez-Álvarez, A. A., De La Torre, R., &amp; Velez-Grajales, R. (2022). Perceptions of inequality and social mobility in Mexico. </w:t>
      </w:r>
      <w:r w:rsidRPr="00753F1A">
        <w:rPr>
          <w:i/>
          <w:iCs/>
        </w:rPr>
        <w:t>World Development</w:t>
      </w:r>
      <w:r w:rsidRPr="00753F1A">
        <w:t xml:space="preserve">, </w:t>
      </w:r>
      <w:r w:rsidRPr="00753F1A">
        <w:rPr>
          <w:i/>
          <w:iCs/>
        </w:rPr>
        <w:t>151</w:t>
      </w:r>
      <w:r w:rsidRPr="00753F1A">
        <w:t>, 105778. https://doi.org/10.1016/j.worlddev.2021.105778</w:t>
      </w:r>
    </w:p>
    <w:p w14:paraId="7AD348DF" w14:textId="77777777" w:rsidR="0074629F" w:rsidRPr="00753F1A" w:rsidRDefault="0074629F" w:rsidP="00DE69B0">
      <w:pPr>
        <w:pStyle w:val="Bibliography"/>
        <w:spacing w:line="240" w:lineRule="auto"/>
      </w:pPr>
      <w:r w:rsidRPr="00753F1A">
        <w:t xml:space="preserve">Carter, N. T., Lowery, M. R., Smith, R. W., Conley, K. M., Harris, A. M., Listyg, B., Maupin, C. K., King, R. T., &amp; Carter, D. R. (2020). Understanding Job Satisfaction in the Causal Attitude Network (CAN) Model. </w:t>
      </w:r>
      <w:r w:rsidRPr="00753F1A">
        <w:rPr>
          <w:i/>
          <w:iCs/>
        </w:rPr>
        <w:t>Journal of Applied Psychology</w:t>
      </w:r>
      <w:r w:rsidRPr="00753F1A">
        <w:t xml:space="preserve">, </w:t>
      </w:r>
      <w:r w:rsidRPr="00753F1A">
        <w:rPr>
          <w:i/>
          <w:iCs/>
        </w:rPr>
        <w:t>105</w:t>
      </w:r>
      <w:r w:rsidRPr="00753F1A">
        <w:t>(9), 959–993. https://doi.org/10.1037/apl0000469</w:t>
      </w:r>
    </w:p>
    <w:p w14:paraId="169F8E32" w14:textId="77777777" w:rsidR="0074629F" w:rsidRPr="00753F1A" w:rsidRDefault="0074629F" w:rsidP="00DE69B0">
      <w:pPr>
        <w:pStyle w:val="Bibliography"/>
        <w:spacing w:line="240" w:lineRule="auto"/>
      </w:pPr>
      <w:r w:rsidRPr="00753F1A">
        <w:t xml:space="preserve">Castillo, J.-C., García-Castro, J.-D., &amp; Venegas, M. (2022). Perception of economic inequality: Concepts, associated factors and prospects of a burgeoning research agenda ( </w:t>
      </w:r>
      <w:r w:rsidRPr="00753F1A">
        <w:rPr>
          <w:i/>
          <w:iCs/>
        </w:rPr>
        <w:t>Percepción de desigualdad económica: conceptos, factores asociados y</w:t>
      </w:r>
      <w:r w:rsidRPr="00753F1A">
        <w:t xml:space="preserve"> </w:t>
      </w:r>
      <w:r w:rsidRPr="00753F1A">
        <w:rPr>
          <w:i/>
          <w:iCs/>
        </w:rPr>
        <w:t>proyecciones de una agenda creciente de investigación</w:t>
      </w:r>
      <w:r w:rsidRPr="00753F1A">
        <w:t xml:space="preserve"> ). </w:t>
      </w:r>
      <w:r w:rsidRPr="00753F1A">
        <w:rPr>
          <w:i/>
          <w:iCs/>
        </w:rPr>
        <w:t>International Journal of Social Psychology</w:t>
      </w:r>
      <w:r w:rsidRPr="00753F1A">
        <w:t xml:space="preserve">, </w:t>
      </w:r>
      <w:r w:rsidRPr="00753F1A">
        <w:rPr>
          <w:i/>
          <w:iCs/>
        </w:rPr>
        <w:t>37</w:t>
      </w:r>
      <w:r w:rsidRPr="00753F1A">
        <w:t>(1), 180–207. https://doi.org/10.1080/02134748.2021.2009275</w:t>
      </w:r>
    </w:p>
    <w:p w14:paraId="021EDF52" w14:textId="77777777" w:rsidR="0074629F" w:rsidRPr="00753F1A" w:rsidRDefault="0074629F" w:rsidP="00DE69B0">
      <w:pPr>
        <w:pStyle w:val="Bibliography"/>
        <w:spacing w:line="240" w:lineRule="auto"/>
      </w:pPr>
      <w:r w:rsidRPr="00753F1A">
        <w:t xml:space="preserve">Chaiken, S., Liberman, A., &amp; Eagly, A. H. (1989). Heuristic and systematic information processing within and beyond the persuasion context. In </w:t>
      </w:r>
      <w:r w:rsidRPr="00753F1A">
        <w:rPr>
          <w:i/>
          <w:iCs/>
        </w:rPr>
        <w:t>Unintended thought.</w:t>
      </w:r>
      <w:r w:rsidRPr="00753F1A">
        <w:t xml:space="preserve"> (pp. 212–252). The Guilford Press.</w:t>
      </w:r>
    </w:p>
    <w:p w14:paraId="756A0761" w14:textId="77777777" w:rsidR="0074629F" w:rsidRPr="00753F1A" w:rsidRDefault="0074629F" w:rsidP="00DE69B0">
      <w:pPr>
        <w:pStyle w:val="Bibliography"/>
        <w:spacing w:line="240" w:lineRule="auto"/>
      </w:pPr>
      <w:r w:rsidRPr="00753F1A">
        <w:t xml:space="preserve">Chambers, J. R., Swan, L. K., &amp; Heesacker, M. (2014). Better Off Than We Know: Distorted Perceptions of Incomes and Income Inequality in America. </w:t>
      </w:r>
      <w:r w:rsidRPr="00753F1A">
        <w:rPr>
          <w:i/>
          <w:iCs/>
        </w:rPr>
        <w:t>Psychological Science</w:t>
      </w:r>
      <w:r w:rsidRPr="00753F1A">
        <w:t xml:space="preserve">, </w:t>
      </w:r>
      <w:r w:rsidRPr="00753F1A">
        <w:rPr>
          <w:i/>
          <w:iCs/>
        </w:rPr>
        <w:t>25</w:t>
      </w:r>
      <w:r w:rsidRPr="00753F1A">
        <w:t>(2), 613–618. https://doi.org/10.1177/0956797613504965</w:t>
      </w:r>
    </w:p>
    <w:p w14:paraId="7FAA1616" w14:textId="77777777" w:rsidR="0074629F" w:rsidRPr="00753F1A" w:rsidRDefault="0074629F" w:rsidP="00DE69B0">
      <w:pPr>
        <w:pStyle w:val="Bibliography"/>
        <w:spacing w:line="240" w:lineRule="auto"/>
      </w:pPr>
      <w:r w:rsidRPr="00753F1A">
        <w:t xml:space="preserve">Chambon, M., Dalege, J., Waldorp, L. J., Van Der Maas, H. L. J., Borsboom, D., &amp; Van Harreveld, F. (2022). Tailored interventions into broad attitude networks towards the COVID-19 pandemic. </w:t>
      </w:r>
      <w:r w:rsidRPr="00753F1A">
        <w:rPr>
          <w:i/>
          <w:iCs/>
        </w:rPr>
        <w:t>PLOS ONE</w:t>
      </w:r>
      <w:r w:rsidRPr="00753F1A">
        <w:t xml:space="preserve">, </w:t>
      </w:r>
      <w:r w:rsidRPr="00753F1A">
        <w:rPr>
          <w:i/>
          <w:iCs/>
        </w:rPr>
        <w:t>17</w:t>
      </w:r>
      <w:r w:rsidRPr="00753F1A">
        <w:t>(10), e0276439. https://doi.org/10.1371/journal.pone.0276439</w:t>
      </w:r>
    </w:p>
    <w:p w14:paraId="3B1E58E2" w14:textId="77777777" w:rsidR="0074629F" w:rsidRPr="00753F1A" w:rsidRDefault="0074629F" w:rsidP="00DE69B0">
      <w:pPr>
        <w:pStyle w:val="Bibliography"/>
        <w:spacing w:line="240" w:lineRule="auto"/>
      </w:pPr>
      <w:r w:rsidRPr="00753F1A">
        <w:t xml:space="preserve">Chen, J., &amp; Chen, Z. (2008). Extended Bayesian information criteria for model selection with large model spaces. </w:t>
      </w:r>
      <w:r w:rsidRPr="00753F1A">
        <w:rPr>
          <w:i/>
          <w:iCs/>
        </w:rPr>
        <w:t>Biometrika</w:t>
      </w:r>
      <w:r w:rsidRPr="00753F1A">
        <w:t xml:space="preserve">, </w:t>
      </w:r>
      <w:r w:rsidRPr="00753F1A">
        <w:rPr>
          <w:i/>
          <w:iCs/>
        </w:rPr>
        <w:t>95</w:t>
      </w:r>
      <w:r w:rsidRPr="00753F1A">
        <w:t>(3), 759–771. https://doi.org/10.1093/biomet/asn034</w:t>
      </w:r>
    </w:p>
    <w:p w14:paraId="16449891" w14:textId="77777777" w:rsidR="0074629F" w:rsidRPr="00753F1A" w:rsidRDefault="0074629F" w:rsidP="00DE69B0">
      <w:pPr>
        <w:pStyle w:val="Bibliography"/>
        <w:spacing w:line="240" w:lineRule="auto"/>
      </w:pPr>
      <w:r w:rsidRPr="00753F1A">
        <w:t xml:space="preserve">Choi, G. (2021). Individuals’ socioeconomic position, inequality perceptions, and redistributive preferences in OECD countries. </w:t>
      </w:r>
      <w:r w:rsidRPr="00753F1A">
        <w:rPr>
          <w:i/>
          <w:iCs/>
        </w:rPr>
        <w:t>The Journal of Economic Inequality</w:t>
      </w:r>
      <w:r w:rsidRPr="00753F1A">
        <w:t xml:space="preserve">, </w:t>
      </w:r>
      <w:r w:rsidRPr="00753F1A">
        <w:rPr>
          <w:i/>
          <w:iCs/>
        </w:rPr>
        <w:t>19</w:t>
      </w:r>
      <w:r w:rsidRPr="00753F1A">
        <w:t>(2), 239–264. https://doi.org/10.1007/s10888-020-09471-6</w:t>
      </w:r>
    </w:p>
    <w:p w14:paraId="609DAA92" w14:textId="77777777" w:rsidR="0074629F" w:rsidRPr="00732737" w:rsidRDefault="0074629F" w:rsidP="00DE69B0">
      <w:pPr>
        <w:pStyle w:val="Bibliography"/>
        <w:spacing w:line="240" w:lineRule="auto"/>
        <w:rPr>
          <w:lang w:val="it-IT"/>
        </w:rPr>
      </w:pPr>
      <w:r w:rsidRPr="00753F1A">
        <w:t xml:space="preserve">Converse, P. E. (2006). The nature of belief systems in mass publics (1964). </w:t>
      </w:r>
      <w:r w:rsidRPr="00732737">
        <w:rPr>
          <w:i/>
          <w:iCs/>
          <w:lang w:val="it-IT"/>
        </w:rPr>
        <w:t>Critical Review</w:t>
      </w:r>
      <w:r w:rsidRPr="00732737">
        <w:rPr>
          <w:lang w:val="it-IT"/>
        </w:rPr>
        <w:t xml:space="preserve">, </w:t>
      </w:r>
      <w:r w:rsidRPr="00732737">
        <w:rPr>
          <w:i/>
          <w:iCs/>
          <w:lang w:val="it-IT"/>
        </w:rPr>
        <w:t>18</w:t>
      </w:r>
      <w:r w:rsidRPr="00732737">
        <w:rPr>
          <w:lang w:val="it-IT"/>
        </w:rPr>
        <w:t>(1–3), 1–74. https://doi.org/10.1080/08913810608443650</w:t>
      </w:r>
    </w:p>
    <w:p w14:paraId="1BA59036" w14:textId="77777777" w:rsidR="0074629F" w:rsidRPr="00753F1A" w:rsidRDefault="0074629F" w:rsidP="00DE69B0">
      <w:pPr>
        <w:pStyle w:val="Bibliography"/>
        <w:spacing w:line="240" w:lineRule="auto"/>
      </w:pPr>
      <w:r w:rsidRPr="00732737">
        <w:rPr>
          <w:lang w:val="it-IT"/>
        </w:rPr>
        <w:lastRenderedPageBreak/>
        <w:t xml:space="preserve">Cruces, G., Perez-Truglia, R., &amp; Tetaz, M. (2013). </w:t>
      </w:r>
      <w:r w:rsidRPr="00753F1A">
        <w:t xml:space="preserve">Biased perceptions of income distribution and preferences for redistribution: Evidence from a survey experiment. </w:t>
      </w:r>
      <w:r w:rsidRPr="00753F1A">
        <w:rPr>
          <w:i/>
          <w:iCs/>
        </w:rPr>
        <w:t>Journal of Public Economics</w:t>
      </w:r>
      <w:r w:rsidRPr="00753F1A">
        <w:t xml:space="preserve">, </w:t>
      </w:r>
      <w:r w:rsidRPr="00753F1A">
        <w:rPr>
          <w:i/>
          <w:iCs/>
        </w:rPr>
        <w:t>98</w:t>
      </w:r>
      <w:r w:rsidRPr="00753F1A">
        <w:t>, 100–112. https://doi.org/10.1016/j.jpubeco.2012.10.009</w:t>
      </w:r>
    </w:p>
    <w:p w14:paraId="399A340B" w14:textId="77777777" w:rsidR="0074629F" w:rsidRPr="00753F1A" w:rsidRDefault="0074629F" w:rsidP="00DE69B0">
      <w:pPr>
        <w:pStyle w:val="Bibliography"/>
        <w:spacing w:line="240" w:lineRule="auto"/>
      </w:pPr>
      <w:r w:rsidRPr="00753F1A">
        <w:t xml:space="preserve">Dalege, J., Borsboom, D., Harreveld, F. van, Berg, H. van den, Conner, M., &amp; Maas, H. L. J. van der. (2016). Toward a formalized account of attitudes: The Causal Attitude Network (CAN) model. </w:t>
      </w:r>
      <w:r w:rsidRPr="00753F1A">
        <w:rPr>
          <w:i/>
          <w:iCs/>
        </w:rPr>
        <w:t>Psychological Review</w:t>
      </w:r>
      <w:r w:rsidRPr="00753F1A">
        <w:t xml:space="preserve">, </w:t>
      </w:r>
      <w:r w:rsidRPr="00753F1A">
        <w:rPr>
          <w:i/>
          <w:iCs/>
        </w:rPr>
        <w:t>123</w:t>
      </w:r>
      <w:r w:rsidRPr="00753F1A">
        <w:t>(1), 2–22. https://doi.org/10.1037/a0039802</w:t>
      </w:r>
    </w:p>
    <w:p w14:paraId="6BCB6E53" w14:textId="77777777" w:rsidR="0074629F" w:rsidRPr="00753F1A" w:rsidRDefault="0074629F" w:rsidP="00DE69B0">
      <w:pPr>
        <w:pStyle w:val="Bibliography"/>
        <w:spacing w:line="240" w:lineRule="auto"/>
      </w:pPr>
      <w:r w:rsidRPr="00753F1A">
        <w:t xml:space="preserve">Dalege, J., Borsboom, D., Harreveld, F. van, &amp; Maas, H. L. J. van der. (2017). Network Analysis on Attitudes: A Brief Tutorial. </w:t>
      </w:r>
      <w:r w:rsidRPr="00753F1A">
        <w:rPr>
          <w:i/>
          <w:iCs/>
        </w:rPr>
        <w:t>Social Psychological and Personality Science</w:t>
      </w:r>
      <w:r w:rsidRPr="00753F1A">
        <w:t xml:space="preserve">, </w:t>
      </w:r>
      <w:r w:rsidRPr="00753F1A">
        <w:rPr>
          <w:i/>
          <w:iCs/>
        </w:rPr>
        <w:t>8</w:t>
      </w:r>
      <w:r w:rsidRPr="00753F1A">
        <w:t>(5), 528–537. https://doi.org/10.1177/1948550617709827</w:t>
      </w:r>
    </w:p>
    <w:p w14:paraId="7654484E" w14:textId="77777777" w:rsidR="0074629F" w:rsidRPr="00753F1A" w:rsidRDefault="0074629F" w:rsidP="00DE69B0">
      <w:pPr>
        <w:pStyle w:val="Bibliography"/>
        <w:spacing w:line="240" w:lineRule="auto"/>
      </w:pPr>
      <w:r w:rsidRPr="00753F1A">
        <w:t xml:space="preserve">Dalege, J., Borsboom, D., Harreveld, F. van, Waldorp, L. J., &amp; Maas, H. L. J. van der. (2017). Network Structure Explains the Impact of Attitudes on Voting Decisions. </w:t>
      </w:r>
      <w:r w:rsidRPr="00753F1A">
        <w:rPr>
          <w:i/>
          <w:iCs/>
        </w:rPr>
        <w:t>Scientific Reports</w:t>
      </w:r>
      <w:r w:rsidRPr="00753F1A">
        <w:t xml:space="preserve">, </w:t>
      </w:r>
      <w:r w:rsidRPr="00753F1A">
        <w:rPr>
          <w:i/>
          <w:iCs/>
        </w:rPr>
        <w:t>7</w:t>
      </w:r>
      <w:r w:rsidRPr="00753F1A">
        <w:t>(1), 4909. https://doi.org/10.1038/s41598-017-05048-y</w:t>
      </w:r>
    </w:p>
    <w:p w14:paraId="1A66D698" w14:textId="77777777" w:rsidR="0074629F" w:rsidRPr="00753F1A" w:rsidRDefault="0074629F" w:rsidP="00DE69B0">
      <w:pPr>
        <w:pStyle w:val="Bibliography"/>
        <w:spacing w:line="240" w:lineRule="auto"/>
      </w:pPr>
      <w:r w:rsidRPr="00753F1A">
        <w:t xml:space="preserve">Dalege, J., Borsboom, D., van Harreveld, F., &amp; van der Maas, H. L. J. (2018). The Attitudinal Entropy (AE) Framework as a General Theory of Individual Attitudes. </w:t>
      </w:r>
      <w:r w:rsidRPr="00753F1A">
        <w:rPr>
          <w:i/>
          <w:iCs/>
        </w:rPr>
        <w:t>Psychological Inquiry</w:t>
      </w:r>
      <w:r w:rsidRPr="00753F1A">
        <w:t xml:space="preserve">, </w:t>
      </w:r>
      <w:r w:rsidRPr="00753F1A">
        <w:rPr>
          <w:i/>
          <w:iCs/>
        </w:rPr>
        <w:t>29</w:t>
      </w:r>
      <w:r w:rsidRPr="00753F1A">
        <w:t>(4), 175–193. https://doi.org/10.1080/1047840X.2018.1537246</w:t>
      </w:r>
    </w:p>
    <w:p w14:paraId="76433B3D" w14:textId="77777777" w:rsidR="0074629F" w:rsidRPr="00753F1A" w:rsidRDefault="0074629F" w:rsidP="00DE69B0">
      <w:pPr>
        <w:pStyle w:val="Bibliography"/>
        <w:spacing w:line="240" w:lineRule="auto"/>
      </w:pPr>
      <w:r w:rsidRPr="00753F1A">
        <w:t xml:space="preserve">Dalege, J., Borsboom, D., van Harreveld, F., &amp; van der Maas, H. L. J. (2019). A Network Perspective on Attitude Strength: Testing the Connectivity Hypothesis. </w:t>
      </w:r>
      <w:r w:rsidRPr="00753F1A">
        <w:rPr>
          <w:i/>
          <w:iCs/>
        </w:rPr>
        <w:t>Social Psychological and Personality Science</w:t>
      </w:r>
      <w:r w:rsidRPr="00753F1A">
        <w:t xml:space="preserve">, </w:t>
      </w:r>
      <w:r w:rsidRPr="00753F1A">
        <w:rPr>
          <w:i/>
          <w:iCs/>
        </w:rPr>
        <w:t>10</w:t>
      </w:r>
      <w:r w:rsidRPr="00753F1A">
        <w:t>(6), 746–756. https://doi.org/10.1177/1948550618781062</w:t>
      </w:r>
    </w:p>
    <w:p w14:paraId="0C4491F1" w14:textId="77777777" w:rsidR="0074629F" w:rsidRPr="00753F1A" w:rsidRDefault="0074629F" w:rsidP="00DE69B0">
      <w:pPr>
        <w:pStyle w:val="Bibliography"/>
        <w:spacing w:line="240" w:lineRule="auto"/>
      </w:pPr>
      <w:r w:rsidRPr="00753F1A">
        <w:t xml:space="preserve">Danaher, P., Wang, P., &amp; Witten, D. M. (2013). The Joint Graphical Lasso for Inverse Covariance Estimation Across Multiple Classes. </w:t>
      </w:r>
      <w:r w:rsidRPr="00753F1A">
        <w:rPr>
          <w:i/>
          <w:iCs/>
        </w:rPr>
        <w:t>Journal of the Royal Statistical Society Series B: Statistical Methodology</w:t>
      </w:r>
      <w:r w:rsidRPr="00753F1A">
        <w:t xml:space="preserve">, </w:t>
      </w:r>
      <w:r w:rsidRPr="00753F1A">
        <w:rPr>
          <w:i/>
          <w:iCs/>
        </w:rPr>
        <w:t>76</w:t>
      </w:r>
      <w:r w:rsidRPr="00753F1A">
        <w:t>(2), 373–397. https://doi.org/10.1111/rssb.12033</w:t>
      </w:r>
    </w:p>
    <w:p w14:paraId="3D9F8AEA" w14:textId="77777777" w:rsidR="0074629F" w:rsidRPr="00753F1A" w:rsidRDefault="0074629F" w:rsidP="00DE69B0">
      <w:pPr>
        <w:pStyle w:val="Bibliography"/>
        <w:spacing w:line="240" w:lineRule="auto"/>
      </w:pPr>
      <w:r w:rsidRPr="00753F1A">
        <w:t xml:space="preserve">Eagly, A. H., &amp; Chaiken, S. (1993). </w:t>
      </w:r>
      <w:r w:rsidRPr="00753F1A">
        <w:rPr>
          <w:i/>
          <w:iCs/>
        </w:rPr>
        <w:t>The psychology of attitudes.</w:t>
      </w:r>
      <w:r w:rsidRPr="00753F1A">
        <w:t xml:space="preserve"> (pp. xxii, 794). Harcourt Brace Jovanovich College Publishers.</w:t>
      </w:r>
    </w:p>
    <w:p w14:paraId="2CA10DF9" w14:textId="77777777" w:rsidR="0074629F" w:rsidRPr="00753F1A" w:rsidRDefault="0074629F" w:rsidP="00DE69B0">
      <w:pPr>
        <w:pStyle w:val="Bibliography"/>
        <w:spacing w:line="240" w:lineRule="auto"/>
      </w:pPr>
      <w:r w:rsidRPr="00753F1A">
        <w:t xml:space="preserve">Efron, B. (1979). Bootstrap Methods: Another Look at the Jackknife. </w:t>
      </w:r>
      <w:r w:rsidRPr="00753F1A">
        <w:rPr>
          <w:i/>
          <w:iCs/>
        </w:rPr>
        <w:t>The Annals of Statistics</w:t>
      </w:r>
      <w:r w:rsidRPr="00753F1A">
        <w:t xml:space="preserve">, </w:t>
      </w:r>
      <w:r w:rsidRPr="00753F1A">
        <w:rPr>
          <w:i/>
          <w:iCs/>
        </w:rPr>
        <w:t>7</w:t>
      </w:r>
      <w:r w:rsidRPr="00753F1A">
        <w:t>(1). https://doi.org/10.1214/aos/1176344552</w:t>
      </w:r>
    </w:p>
    <w:p w14:paraId="39A1D091" w14:textId="77777777" w:rsidR="0074629F" w:rsidRPr="00753F1A" w:rsidRDefault="0074629F" w:rsidP="00DE69B0">
      <w:pPr>
        <w:pStyle w:val="Bibliography"/>
        <w:spacing w:line="240" w:lineRule="auto"/>
      </w:pPr>
      <w:r w:rsidRPr="00753F1A">
        <w:t xml:space="preserve">Epskamp, S., Borsboom, D., &amp; Fried, E. I. (2018). Estimating psychological networks and their accuracy: A tutorial paper. </w:t>
      </w:r>
      <w:r w:rsidRPr="00753F1A">
        <w:rPr>
          <w:i/>
          <w:iCs/>
        </w:rPr>
        <w:t>Behavior Research Methods</w:t>
      </w:r>
      <w:r w:rsidRPr="00753F1A">
        <w:t xml:space="preserve">, </w:t>
      </w:r>
      <w:r w:rsidRPr="00753F1A">
        <w:rPr>
          <w:i/>
          <w:iCs/>
        </w:rPr>
        <w:t>50</w:t>
      </w:r>
      <w:r w:rsidRPr="00753F1A">
        <w:t>(1), 195–212. https://doi.org/10.3758/s13428-017-0862-1</w:t>
      </w:r>
    </w:p>
    <w:p w14:paraId="0FCB0C9E" w14:textId="77777777" w:rsidR="0074629F" w:rsidRPr="00753F1A" w:rsidRDefault="0074629F" w:rsidP="00DE69B0">
      <w:pPr>
        <w:pStyle w:val="Bibliography"/>
        <w:spacing w:line="240" w:lineRule="auto"/>
      </w:pPr>
      <w:r w:rsidRPr="00753F1A">
        <w:t xml:space="preserve">Epskamp, S., &amp; Fried, E. I. (2018). A Tutorial on Regularized Partial Correlation Networks. </w:t>
      </w:r>
      <w:r w:rsidRPr="00753F1A">
        <w:rPr>
          <w:i/>
          <w:iCs/>
        </w:rPr>
        <w:t>Psychological Methods</w:t>
      </w:r>
      <w:r w:rsidRPr="00753F1A">
        <w:t xml:space="preserve">, </w:t>
      </w:r>
      <w:r w:rsidRPr="00753F1A">
        <w:rPr>
          <w:i/>
          <w:iCs/>
        </w:rPr>
        <w:t>23</w:t>
      </w:r>
      <w:r w:rsidRPr="00753F1A">
        <w:t>(4), 617–634. https://doi.org/10.1037/met0000167</w:t>
      </w:r>
    </w:p>
    <w:p w14:paraId="7BAFB6E0" w14:textId="77777777" w:rsidR="0074629F" w:rsidRPr="00753F1A" w:rsidRDefault="0074629F" w:rsidP="00DE69B0">
      <w:pPr>
        <w:pStyle w:val="Bibliography"/>
        <w:spacing w:line="240" w:lineRule="auto"/>
      </w:pPr>
      <w:r w:rsidRPr="00753F1A">
        <w:t xml:space="preserve">Esping-Andersen, G., &amp; Myles, J. (2011). </w:t>
      </w:r>
      <w:r w:rsidRPr="00753F1A">
        <w:rPr>
          <w:i/>
          <w:iCs/>
        </w:rPr>
        <w:t>Economic Inequality and the Welfare State</w:t>
      </w:r>
      <w:r w:rsidRPr="00753F1A">
        <w:t>. Oxford University Press. https://doi.org/10.1093/oxfordhb/9780199606061.013.0025</w:t>
      </w:r>
    </w:p>
    <w:p w14:paraId="1F07B965" w14:textId="77777777" w:rsidR="0074629F" w:rsidRPr="00753F1A" w:rsidRDefault="0074629F" w:rsidP="00DE69B0">
      <w:pPr>
        <w:pStyle w:val="Bibliography"/>
        <w:spacing w:line="240" w:lineRule="auto"/>
      </w:pPr>
      <w:r w:rsidRPr="00753F1A">
        <w:t xml:space="preserve">Faggian, A., Michelangeli, A., &amp; Tkach, K. (2023). Income inequality in Europe: Reality, perceptions, and hopes. </w:t>
      </w:r>
      <w:r w:rsidRPr="00753F1A">
        <w:rPr>
          <w:i/>
          <w:iCs/>
        </w:rPr>
        <w:t>Research in Globalization</w:t>
      </w:r>
      <w:r w:rsidRPr="00753F1A">
        <w:t xml:space="preserve">, </w:t>
      </w:r>
      <w:r w:rsidRPr="00753F1A">
        <w:rPr>
          <w:i/>
          <w:iCs/>
        </w:rPr>
        <w:t>6</w:t>
      </w:r>
      <w:r w:rsidRPr="00753F1A">
        <w:t>, 100118. https://doi.org/10.1016/j.resglo.2023.100118</w:t>
      </w:r>
    </w:p>
    <w:p w14:paraId="06602180" w14:textId="77777777" w:rsidR="0074629F" w:rsidRPr="00753F1A" w:rsidRDefault="0074629F" w:rsidP="00DE69B0">
      <w:pPr>
        <w:pStyle w:val="Bibliography"/>
        <w:spacing w:line="240" w:lineRule="auto"/>
      </w:pPr>
      <w:r w:rsidRPr="00753F1A">
        <w:t xml:space="preserve">Fatke, M. (2018). Inequality Perceptions, Preferences Conducive to Redistribution, and the Conditioning Role of Social Position. </w:t>
      </w:r>
      <w:r w:rsidRPr="00753F1A">
        <w:rPr>
          <w:i/>
          <w:iCs/>
        </w:rPr>
        <w:t>Societies</w:t>
      </w:r>
      <w:r w:rsidRPr="00753F1A">
        <w:t xml:space="preserve">, </w:t>
      </w:r>
      <w:r w:rsidRPr="00753F1A">
        <w:rPr>
          <w:i/>
          <w:iCs/>
        </w:rPr>
        <w:t>8</w:t>
      </w:r>
      <w:r w:rsidRPr="00753F1A">
        <w:t>(4), 99. https://doi.org/10.3390/soc8040099</w:t>
      </w:r>
    </w:p>
    <w:p w14:paraId="30F1DBC1" w14:textId="77777777" w:rsidR="0074629F" w:rsidRPr="00753F1A" w:rsidRDefault="0074629F" w:rsidP="00DE69B0">
      <w:pPr>
        <w:pStyle w:val="Bibliography"/>
        <w:spacing w:line="240" w:lineRule="auto"/>
      </w:pPr>
      <w:r w:rsidRPr="00753F1A">
        <w:t xml:space="preserve">Fazio, R. H. (2007). Attitudes as Object–Evaluation Associations of Varying Strength. </w:t>
      </w:r>
      <w:r w:rsidRPr="00753F1A">
        <w:rPr>
          <w:i/>
          <w:iCs/>
        </w:rPr>
        <w:t>Social Cognition</w:t>
      </w:r>
      <w:r w:rsidRPr="00753F1A">
        <w:t xml:space="preserve">, </w:t>
      </w:r>
      <w:r w:rsidRPr="00753F1A">
        <w:rPr>
          <w:i/>
          <w:iCs/>
        </w:rPr>
        <w:t>25</w:t>
      </w:r>
      <w:r w:rsidRPr="00753F1A">
        <w:t>(5), 603–637. https://doi.org/10.1521/soco.2007.25.5.603</w:t>
      </w:r>
    </w:p>
    <w:p w14:paraId="4988540E" w14:textId="77777777" w:rsidR="0074629F" w:rsidRPr="00753F1A" w:rsidRDefault="0074629F" w:rsidP="00DE69B0">
      <w:pPr>
        <w:pStyle w:val="Bibliography"/>
        <w:spacing w:line="240" w:lineRule="auto"/>
      </w:pPr>
      <w:r w:rsidRPr="00753F1A">
        <w:t xml:space="preserve">Festinger, L. (1957). </w:t>
      </w:r>
      <w:r w:rsidRPr="00753F1A">
        <w:rPr>
          <w:i/>
          <w:iCs/>
        </w:rPr>
        <w:t>A theory of cognitive dissonance.</w:t>
      </w:r>
      <w:r w:rsidRPr="00753F1A">
        <w:t xml:space="preserve"> (pp. xi, 291). Stanford University Press.</w:t>
      </w:r>
    </w:p>
    <w:p w14:paraId="0E0D67DE" w14:textId="77777777" w:rsidR="0074629F" w:rsidRPr="00753F1A" w:rsidRDefault="0074629F" w:rsidP="00DE69B0">
      <w:pPr>
        <w:pStyle w:val="Bibliography"/>
        <w:spacing w:line="240" w:lineRule="auto"/>
      </w:pPr>
      <w:r w:rsidRPr="00753F1A">
        <w:t xml:space="preserve">Fong, C. (2001). Social preferences, self-interest, and the demand for redistribution. </w:t>
      </w:r>
      <w:r w:rsidRPr="00753F1A">
        <w:rPr>
          <w:i/>
          <w:iCs/>
        </w:rPr>
        <w:t>Journal of Public Economics</w:t>
      </w:r>
      <w:r w:rsidRPr="00753F1A">
        <w:t xml:space="preserve">, </w:t>
      </w:r>
      <w:r w:rsidRPr="00753F1A">
        <w:rPr>
          <w:i/>
          <w:iCs/>
        </w:rPr>
        <w:t>82</w:t>
      </w:r>
      <w:r w:rsidRPr="00753F1A">
        <w:t>(2), 225–246.</w:t>
      </w:r>
    </w:p>
    <w:p w14:paraId="33566DC4" w14:textId="77777777" w:rsidR="0074629F" w:rsidRPr="00753F1A" w:rsidRDefault="0074629F" w:rsidP="00DE69B0">
      <w:pPr>
        <w:pStyle w:val="Bibliography"/>
        <w:spacing w:line="240" w:lineRule="auto"/>
      </w:pPr>
      <w:r w:rsidRPr="00753F1A">
        <w:t xml:space="preserve">Foygel, R., &amp; Drton, M. (2010). Extended Bayesian Information Criteria for Gaussian Graphical Models. In J. Lafferty, C. Williams, J. Shawe-Taylor, R. Zemel, &amp; A. Culotta (Eds.), </w:t>
      </w:r>
      <w:r w:rsidRPr="00753F1A">
        <w:rPr>
          <w:i/>
          <w:iCs/>
        </w:rPr>
        <w:t>Advances in Neural Information Processing Systems</w:t>
      </w:r>
      <w:r w:rsidRPr="00753F1A">
        <w:t xml:space="preserve"> (Vol. 23). Curran Associates, Inc. https://proceedings.neurips.cc/paper_files/paper/2010/file/072b030ba126b2f4b2374f342be9ed44-Paper.pdf</w:t>
      </w:r>
    </w:p>
    <w:p w14:paraId="15BDC1EF" w14:textId="77777777" w:rsidR="0074629F" w:rsidRPr="00753F1A" w:rsidRDefault="0074629F" w:rsidP="00DE69B0">
      <w:pPr>
        <w:pStyle w:val="Bibliography"/>
        <w:spacing w:line="240" w:lineRule="auto"/>
      </w:pPr>
      <w:r w:rsidRPr="00753F1A">
        <w:t xml:space="preserve">Franetovic, G., &amp; Bertero, A. (2023). How do people understand inequality in Chile? A study through attitude network analysis. </w:t>
      </w:r>
      <w:r w:rsidRPr="00753F1A">
        <w:rPr>
          <w:i/>
          <w:iCs/>
        </w:rPr>
        <w:t>AWARI</w:t>
      </w:r>
      <w:r w:rsidRPr="00753F1A">
        <w:t xml:space="preserve">, </w:t>
      </w:r>
      <w:r w:rsidRPr="00753F1A">
        <w:rPr>
          <w:i/>
          <w:iCs/>
        </w:rPr>
        <w:t>4</w:t>
      </w:r>
      <w:r w:rsidRPr="00753F1A">
        <w:t>. https://doi.org/10.47909/awari.42</w:t>
      </w:r>
    </w:p>
    <w:p w14:paraId="2BC5BD79" w14:textId="77777777" w:rsidR="0074629F" w:rsidRPr="00753F1A" w:rsidRDefault="0074629F" w:rsidP="00DE69B0">
      <w:pPr>
        <w:pStyle w:val="Bibliography"/>
        <w:spacing w:line="240" w:lineRule="auto"/>
      </w:pPr>
      <w:r w:rsidRPr="00753F1A">
        <w:t xml:space="preserve">Fruchterman, T. M. J., &amp; Reingold, E. M. (1991). Graph drawing by force‐directed placement. </w:t>
      </w:r>
      <w:r w:rsidRPr="00753F1A">
        <w:rPr>
          <w:i/>
          <w:iCs/>
        </w:rPr>
        <w:t>Software: Practice and Experience</w:t>
      </w:r>
      <w:r w:rsidRPr="00753F1A">
        <w:t xml:space="preserve">, </w:t>
      </w:r>
      <w:r w:rsidRPr="00753F1A">
        <w:rPr>
          <w:i/>
          <w:iCs/>
        </w:rPr>
        <w:t>21</w:t>
      </w:r>
      <w:r w:rsidRPr="00753F1A">
        <w:t>(11), 1129–1164. https://doi.org/10.1002/spe.4380211102</w:t>
      </w:r>
    </w:p>
    <w:p w14:paraId="5C02A804" w14:textId="77777777" w:rsidR="0074629F" w:rsidRPr="00753F1A" w:rsidRDefault="0074629F" w:rsidP="00DE69B0">
      <w:pPr>
        <w:pStyle w:val="Bibliography"/>
        <w:spacing w:line="240" w:lineRule="auto"/>
      </w:pPr>
      <w:r w:rsidRPr="00753F1A">
        <w:t xml:space="preserve">García‐Sánchez, E., Osborne, D., Willis, G. B., &amp; Rodríguez‐Bailón, R. (2020). Attitudes towards redistribution and the interplay between perceptions and beliefs about inequality. </w:t>
      </w:r>
      <w:r w:rsidRPr="00753F1A">
        <w:rPr>
          <w:i/>
          <w:iCs/>
        </w:rPr>
        <w:t>British Journal of Social Psychology</w:t>
      </w:r>
      <w:r w:rsidRPr="00753F1A">
        <w:t xml:space="preserve">, </w:t>
      </w:r>
      <w:r w:rsidRPr="00753F1A">
        <w:rPr>
          <w:i/>
          <w:iCs/>
        </w:rPr>
        <w:t>59</w:t>
      </w:r>
      <w:r w:rsidRPr="00753F1A">
        <w:t>(1), 111–136. https://doi.org/10.1111/bjso.12326</w:t>
      </w:r>
    </w:p>
    <w:p w14:paraId="6CF49238" w14:textId="77777777" w:rsidR="0074629F" w:rsidRPr="00753F1A" w:rsidRDefault="0074629F" w:rsidP="00DE69B0">
      <w:pPr>
        <w:pStyle w:val="Bibliography"/>
        <w:spacing w:line="240" w:lineRule="auto"/>
      </w:pPr>
      <w:r w:rsidRPr="00753F1A">
        <w:lastRenderedPageBreak/>
        <w:t xml:space="preserve">García-Sánchez, E., Willis, G. B., Rodríguez-Bailón, R., Palacio Sañudo, J., David Polo, J., &amp; Rentería Pérez, E. (2018). Perceptions of Economic Inequality and Support for Redistribution: The role of Existential and Utopian Standards. </w:t>
      </w:r>
      <w:r w:rsidRPr="00753F1A">
        <w:rPr>
          <w:i/>
          <w:iCs/>
        </w:rPr>
        <w:t>Social Justice Research</w:t>
      </w:r>
      <w:r w:rsidRPr="00753F1A">
        <w:t xml:space="preserve">, </w:t>
      </w:r>
      <w:r w:rsidRPr="00753F1A">
        <w:rPr>
          <w:i/>
          <w:iCs/>
        </w:rPr>
        <w:t>31</w:t>
      </w:r>
      <w:r w:rsidRPr="00753F1A">
        <w:t>(4), 335–354. https://doi.org/10.1007/s11211-018-0317-6</w:t>
      </w:r>
    </w:p>
    <w:p w14:paraId="7D9A5657" w14:textId="77777777" w:rsidR="0074629F" w:rsidRPr="00753F1A" w:rsidRDefault="0074629F" w:rsidP="00DE69B0">
      <w:pPr>
        <w:pStyle w:val="Bibliography"/>
        <w:spacing w:line="240" w:lineRule="auto"/>
      </w:pPr>
      <w:r w:rsidRPr="00753F1A">
        <w:t xml:space="preserve">Gimpelson, V., &amp; Treisman, D. (2018). Misperceiving inequality. </w:t>
      </w:r>
      <w:r w:rsidRPr="00753F1A">
        <w:rPr>
          <w:i/>
          <w:iCs/>
        </w:rPr>
        <w:t>Economics &amp; Politics</w:t>
      </w:r>
      <w:r w:rsidRPr="00753F1A">
        <w:t xml:space="preserve">, </w:t>
      </w:r>
      <w:r w:rsidRPr="00753F1A">
        <w:rPr>
          <w:i/>
          <w:iCs/>
        </w:rPr>
        <w:t>30</w:t>
      </w:r>
      <w:r w:rsidRPr="00753F1A">
        <w:t>(1), 27–54. https://doi.org/10.1111/ecpo.12103</w:t>
      </w:r>
    </w:p>
    <w:p w14:paraId="24EF4C4E" w14:textId="77777777" w:rsidR="0074629F" w:rsidRPr="00753F1A" w:rsidRDefault="0074629F" w:rsidP="00DE69B0">
      <w:pPr>
        <w:pStyle w:val="Bibliography"/>
        <w:spacing w:line="240" w:lineRule="auto"/>
      </w:pPr>
      <w:r w:rsidRPr="00753F1A">
        <w:t xml:space="preserve">Gonthier, F. (2023). It’s the Moral Economy, Stupid! Anger Toward Economic Inequality and Populist Voting. </w:t>
      </w:r>
      <w:r w:rsidRPr="00753F1A">
        <w:rPr>
          <w:i/>
          <w:iCs/>
        </w:rPr>
        <w:t>International Journal of Sociology</w:t>
      </w:r>
      <w:r w:rsidRPr="00753F1A">
        <w:t xml:space="preserve">, </w:t>
      </w:r>
      <w:r w:rsidRPr="00753F1A">
        <w:rPr>
          <w:i/>
          <w:iCs/>
        </w:rPr>
        <w:t>53</w:t>
      </w:r>
      <w:r w:rsidRPr="00753F1A">
        <w:t>(5), 351–372. https://doi.org/10.1080/00207659.2023.2222650</w:t>
      </w:r>
    </w:p>
    <w:p w14:paraId="0B4F1A31" w14:textId="77777777" w:rsidR="0074629F" w:rsidRPr="00753F1A" w:rsidRDefault="0074629F" w:rsidP="00DE69B0">
      <w:pPr>
        <w:pStyle w:val="Bibliography"/>
        <w:spacing w:line="240" w:lineRule="auto"/>
      </w:pPr>
      <w:r w:rsidRPr="00753F1A">
        <w:t xml:space="preserve">Haslbeck, J. M. B., Borsboom, D., &amp; Waldorp, L. J. (2021). Moderated Network Models. </w:t>
      </w:r>
      <w:r w:rsidRPr="00753F1A">
        <w:rPr>
          <w:i/>
          <w:iCs/>
        </w:rPr>
        <w:t>Multivariate Behavioral Research</w:t>
      </w:r>
      <w:r w:rsidRPr="00753F1A">
        <w:t xml:space="preserve">, </w:t>
      </w:r>
      <w:r w:rsidRPr="00753F1A">
        <w:rPr>
          <w:i/>
          <w:iCs/>
        </w:rPr>
        <w:t>56</w:t>
      </w:r>
      <w:r w:rsidRPr="00753F1A">
        <w:t>(2), 256–287. https://doi.org/10.1080/00273171.2019.1677207</w:t>
      </w:r>
    </w:p>
    <w:p w14:paraId="74AC72B5" w14:textId="77777777" w:rsidR="0074629F" w:rsidRPr="00753F1A" w:rsidRDefault="0074629F" w:rsidP="00DE69B0">
      <w:pPr>
        <w:pStyle w:val="Bibliography"/>
        <w:spacing w:line="240" w:lineRule="auto"/>
      </w:pPr>
      <w:r w:rsidRPr="00753F1A">
        <w:t xml:space="preserve">Haslbeck, J. M. B., &amp; Waldorp, L. J. (2020). mgm: Estimating Time-Varying Mixed Graphical Models in High-Dimensional Data. </w:t>
      </w:r>
      <w:r w:rsidRPr="00753F1A">
        <w:rPr>
          <w:i/>
          <w:iCs/>
        </w:rPr>
        <w:t>Journal of Statistical Software</w:t>
      </w:r>
      <w:r w:rsidRPr="00753F1A">
        <w:t xml:space="preserve">, </w:t>
      </w:r>
      <w:r w:rsidRPr="00753F1A">
        <w:rPr>
          <w:i/>
          <w:iCs/>
        </w:rPr>
        <w:t>93</w:t>
      </w:r>
      <w:r w:rsidRPr="00753F1A">
        <w:t>(8). https://doi.org/10.18637/jss.v093.i08</w:t>
      </w:r>
    </w:p>
    <w:p w14:paraId="16B990B4" w14:textId="77777777" w:rsidR="0074629F" w:rsidRPr="00753F1A" w:rsidRDefault="0074629F" w:rsidP="00DE69B0">
      <w:pPr>
        <w:pStyle w:val="Bibliography"/>
        <w:spacing w:line="240" w:lineRule="auto"/>
      </w:pPr>
      <w:r w:rsidRPr="00753F1A">
        <w:t xml:space="preserve">Hatemi, P. K., &amp; McDermott, R. (2016). Give Me Attitudes. </w:t>
      </w:r>
      <w:r w:rsidRPr="00753F1A">
        <w:rPr>
          <w:i/>
          <w:iCs/>
        </w:rPr>
        <w:t>Annual Review of Political Science</w:t>
      </w:r>
      <w:r w:rsidRPr="00753F1A">
        <w:t xml:space="preserve">, </w:t>
      </w:r>
      <w:r w:rsidRPr="00753F1A">
        <w:rPr>
          <w:i/>
          <w:iCs/>
        </w:rPr>
        <w:t>19</w:t>
      </w:r>
      <w:r w:rsidRPr="00753F1A">
        <w:t>(1), 331–350. https://doi.org/10.1146/annurev-polisci-103113-034929</w:t>
      </w:r>
    </w:p>
    <w:p w14:paraId="67F1021C" w14:textId="77777777" w:rsidR="0074629F" w:rsidRPr="00753F1A" w:rsidRDefault="0074629F" w:rsidP="00DE69B0">
      <w:pPr>
        <w:pStyle w:val="Bibliography"/>
        <w:spacing w:line="240" w:lineRule="auto"/>
      </w:pPr>
      <w:r w:rsidRPr="00753F1A">
        <w:t xml:space="preserve">Hauser, O. P., &amp; Norton, M. I. (2017). (Mis)perceptions of inequality. </w:t>
      </w:r>
      <w:r w:rsidRPr="00753F1A">
        <w:rPr>
          <w:i/>
          <w:iCs/>
        </w:rPr>
        <w:t>Current Opinion in Psychology</w:t>
      </w:r>
      <w:r w:rsidRPr="00753F1A">
        <w:t xml:space="preserve">, </w:t>
      </w:r>
      <w:r w:rsidRPr="00753F1A">
        <w:rPr>
          <w:i/>
          <w:iCs/>
        </w:rPr>
        <w:t>18</w:t>
      </w:r>
      <w:r w:rsidRPr="00753F1A">
        <w:t>, 21–25. https://doi.org/10.1016/j.copsyc.2017.07.024</w:t>
      </w:r>
    </w:p>
    <w:p w14:paraId="23EAD945" w14:textId="77777777" w:rsidR="0074629F" w:rsidRPr="00753F1A" w:rsidRDefault="0074629F" w:rsidP="00DE69B0">
      <w:pPr>
        <w:pStyle w:val="Bibliography"/>
        <w:spacing w:line="240" w:lineRule="auto"/>
      </w:pPr>
      <w:r w:rsidRPr="00753F1A">
        <w:t xml:space="preserve">Hegtvedt, K. A., &amp; Isom, D. (2014). Inequality: A Matter of Justice? In J. D. McLeod, E. J. Lawler, &amp; M. Schwalbe (Eds.), </w:t>
      </w:r>
      <w:r w:rsidRPr="00753F1A">
        <w:rPr>
          <w:i/>
          <w:iCs/>
        </w:rPr>
        <w:t>Handbook of the Social Psychology of Inequality</w:t>
      </w:r>
      <w:r w:rsidRPr="00753F1A">
        <w:t xml:space="preserve"> (pp. 65–94). Springer Netherlands. https://doi.org/10.1007/978-94-017-9002-4_4</w:t>
      </w:r>
    </w:p>
    <w:p w14:paraId="039DF187" w14:textId="77777777" w:rsidR="0074629F" w:rsidRPr="00753F1A" w:rsidRDefault="0074629F" w:rsidP="00DE69B0">
      <w:pPr>
        <w:pStyle w:val="Bibliography"/>
        <w:spacing w:line="240" w:lineRule="auto"/>
      </w:pPr>
      <w:r w:rsidRPr="00753F1A">
        <w:t xml:space="preserve">Heider, F. (1946). Attitudes and Cognitive Organization. </w:t>
      </w:r>
      <w:r w:rsidRPr="00753F1A">
        <w:rPr>
          <w:i/>
          <w:iCs/>
        </w:rPr>
        <w:t>The Journal of Psychology</w:t>
      </w:r>
      <w:r w:rsidRPr="00753F1A">
        <w:t xml:space="preserve">, </w:t>
      </w:r>
      <w:r w:rsidRPr="00753F1A">
        <w:rPr>
          <w:i/>
          <w:iCs/>
        </w:rPr>
        <w:t>21</w:t>
      </w:r>
      <w:r w:rsidRPr="00753F1A">
        <w:t>(1), 107–112. https://doi.org/10.1080/00223980.1946.9917275</w:t>
      </w:r>
    </w:p>
    <w:p w14:paraId="5D478A21" w14:textId="77777777" w:rsidR="0074629F" w:rsidRPr="00753F1A" w:rsidRDefault="0074629F" w:rsidP="00DE69B0">
      <w:pPr>
        <w:pStyle w:val="Bibliography"/>
        <w:spacing w:line="240" w:lineRule="auto"/>
      </w:pPr>
      <w:r w:rsidRPr="00753F1A">
        <w:t xml:space="preserve">Heiserman, N., &amp; Simpson, B. (2021). Measuring Perceptions of Economic Inequality and Justice: An Empirical Assessment. </w:t>
      </w:r>
      <w:r w:rsidRPr="00753F1A">
        <w:rPr>
          <w:i/>
          <w:iCs/>
        </w:rPr>
        <w:t>Social Justice Research</w:t>
      </w:r>
      <w:r w:rsidRPr="00753F1A">
        <w:t xml:space="preserve">, </w:t>
      </w:r>
      <w:r w:rsidRPr="00753F1A">
        <w:rPr>
          <w:i/>
          <w:iCs/>
        </w:rPr>
        <w:t>34</w:t>
      </w:r>
      <w:r w:rsidRPr="00753F1A">
        <w:t>(2), 119–145. https://doi.org/10.1007/s11211-021-00368-x</w:t>
      </w:r>
    </w:p>
    <w:p w14:paraId="1C8AF5C6" w14:textId="77777777" w:rsidR="0074629F" w:rsidRPr="00753F1A" w:rsidRDefault="0074629F" w:rsidP="00DE69B0">
      <w:pPr>
        <w:pStyle w:val="Bibliography"/>
        <w:spacing w:line="240" w:lineRule="auto"/>
      </w:pPr>
      <w:r w:rsidRPr="00753F1A">
        <w:t xml:space="preserve">Iacono, R., &amp; Ranaldi, M. (2021). The nexus between perceptions of inequality and preferences for redistribution. </w:t>
      </w:r>
      <w:r w:rsidRPr="00753F1A">
        <w:rPr>
          <w:i/>
          <w:iCs/>
        </w:rPr>
        <w:t>The Journal of Economic Inequality</w:t>
      </w:r>
      <w:r w:rsidRPr="00753F1A">
        <w:t xml:space="preserve">, </w:t>
      </w:r>
      <w:r w:rsidRPr="00753F1A">
        <w:rPr>
          <w:i/>
          <w:iCs/>
        </w:rPr>
        <w:t>19</w:t>
      </w:r>
      <w:r w:rsidRPr="00753F1A">
        <w:t>(1), 97–114. https://doi.org/10.1007/s10888-020-09470-7</w:t>
      </w:r>
    </w:p>
    <w:p w14:paraId="1A0361FB" w14:textId="77777777" w:rsidR="0074629F" w:rsidRPr="00753F1A" w:rsidRDefault="0074629F" w:rsidP="00DE69B0">
      <w:pPr>
        <w:pStyle w:val="Bibliography"/>
        <w:spacing w:line="240" w:lineRule="auto"/>
      </w:pPr>
      <w:r w:rsidRPr="00753F1A">
        <w:t xml:space="preserve">Ising, E. (1925). Beitrag zur Theorie des Ferromagnetismus. </w:t>
      </w:r>
      <w:r w:rsidRPr="00753F1A">
        <w:rPr>
          <w:i/>
          <w:iCs/>
        </w:rPr>
        <w:t>Zeitschrift für Physik</w:t>
      </w:r>
      <w:r w:rsidRPr="00753F1A">
        <w:t xml:space="preserve">, </w:t>
      </w:r>
      <w:r w:rsidRPr="00753F1A">
        <w:rPr>
          <w:i/>
          <w:iCs/>
        </w:rPr>
        <w:t>31</w:t>
      </w:r>
      <w:r w:rsidRPr="00753F1A">
        <w:t>(1), 253–258. https://doi.org/10.1007/BF02980577</w:t>
      </w:r>
    </w:p>
    <w:p w14:paraId="0ED2A4BE" w14:textId="77777777" w:rsidR="0074629F" w:rsidRPr="00753F1A" w:rsidRDefault="0074629F" w:rsidP="00DE69B0">
      <w:pPr>
        <w:pStyle w:val="Bibliography"/>
        <w:spacing w:line="240" w:lineRule="auto"/>
      </w:pPr>
      <w:r w:rsidRPr="00753F1A">
        <w:t xml:space="preserve">ISSP Research Group. (2022). </w:t>
      </w:r>
      <w:r w:rsidRPr="00753F1A">
        <w:rPr>
          <w:i/>
          <w:iCs/>
        </w:rPr>
        <w:t>International Social Survey Programme: Social Inequality V - ISSP 2019</w:t>
      </w:r>
      <w:r w:rsidRPr="00753F1A">
        <w:t>. https://doi.org/10.4232/1.14009</w:t>
      </w:r>
    </w:p>
    <w:p w14:paraId="4206B63C" w14:textId="77777777" w:rsidR="0074629F" w:rsidRPr="00753F1A" w:rsidRDefault="0074629F" w:rsidP="00DE69B0">
      <w:pPr>
        <w:pStyle w:val="Bibliography"/>
        <w:spacing w:line="240" w:lineRule="auto"/>
      </w:pPr>
      <w:r w:rsidRPr="00753F1A">
        <w:t xml:space="preserve">Janmaat, J. G. (2013). Subjective Inequality: A Review of International Comparative Studies on People’s Views about Inequality. </w:t>
      </w:r>
      <w:r w:rsidRPr="00753F1A">
        <w:rPr>
          <w:i/>
          <w:iCs/>
        </w:rPr>
        <w:t>European Journal of Sociology</w:t>
      </w:r>
      <w:r w:rsidRPr="00753F1A">
        <w:t xml:space="preserve">, </w:t>
      </w:r>
      <w:r w:rsidRPr="00753F1A">
        <w:rPr>
          <w:i/>
          <w:iCs/>
        </w:rPr>
        <w:t>54</w:t>
      </w:r>
      <w:r w:rsidRPr="00753F1A">
        <w:t>(3), 357–389. https://doi.org/10.1017/s0003975613000209</w:t>
      </w:r>
    </w:p>
    <w:p w14:paraId="1689F1E4" w14:textId="77777777" w:rsidR="0074629F" w:rsidRPr="00753F1A" w:rsidRDefault="0074629F" w:rsidP="00DE69B0">
      <w:pPr>
        <w:pStyle w:val="Bibliography"/>
        <w:spacing w:line="240" w:lineRule="auto"/>
      </w:pPr>
      <w:r w:rsidRPr="00753F1A">
        <w:t xml:space="preserve">Keeley, B. (2015). </w:t>
      </w:r>
      <w:r w:rsidRPr="00753F1A">
        <w:rPr>
          <w:i/>
          <w:iCs/>
        </w:rPr>
        <w:t>Income Inequality: The Gap between Rich and Poor</w:t>
      </w:r>
      <w:r w:rsidRPr="00753F1A">
        <w:t>. OECD. https://doi.org/10.1787/9789264246010-en</w:t>
      </w:r>
    </w:p>
    <w:p w14:paraId="4511865A" w14:textId="77777777" w:rsidR="0074629F" w:rsidRPr="00753F1A" w:rsidRDefault="0074629F" w:rsidP="00DE69B0">
      <w:pPr>
        <w:pStyle w:val="Bibliography"/>
        <w:spacing w:line="240" w:lineRule="auto"/>
      </w:pPr>
      <w:r w:rsidRPr="00753F1A">
        <w:t xml:space="preserve">Kelley, J., &amp; Evans, M. D. R. (1993). The Legitimation of Inequality: Occupational Earnings in Nine Nations. </w:t>
      </w:r>
      <w:r w:rsidRPr="00753F1A">
        <w:rPr>
          <w:i/>
          <w:iCs/>
        </w:rPr>
        <w:t>American Journal of Sociology</w:t>
      </w:r>
      <w:r w:rsidRPr="00753F1A">
        <w:t xml:space="preserve">, </w:t>
      </w:r>
      <w:r w:rsidRPr="00753F1A">
        <w:rPr>
          <w:i/>
          <w:iCs/>
        </w:rPr>
        <w:t>99</w:t>
      </w:r>
      <w:r w:rsidRPr="00753F1A">
        <w:t>(1), 75–125. JSTOR.</w:t>
      </w:r>
    </w:p>
    <w:p w14:paraId="4C5C1252" w14:textId="77777777" w:rsidR="0074629F" w:rsidRPr="00753F1A" w:rsidRDefault="0074629F" w:rsidP="00DE69B0">
      <w:pPr>
        <w:pStyle w:val="Bibliography"/>
        <w:spacing w:line="240" w:lineRule="auto"/>
      </w:pPr>
      <w:r w:rsidRPr="00753F1A">
        <w:t xml:space="preserve">Kenworthy, L., &amp; McCall, L. (2007). Inequality, public opinion and redistribution. </w:t>
      </w:r>
      <w:r w:rsidRPr="00753F1A">
        <w:rPr>
          <w:i/>
          <w:iCs/>
        </w:rPr>
        <w:t>Socio-Economic Review</w:t>
      </w:r>
      <w:r w:rsidRPr="00753F1A">
        <w:t xml:space="preserve">, </w:t>
      </w:r>
      <w:r w:rsidRPr="00753F1A">
        <w:rPr>
          <w:i/>
          <w:iCs/>
        </w:rPr>
        <w:t>6</w:t>
      </w:r>
      <w:r w:rsidRPr="00753F1A">
        <w:t>(1), 35–68. https://doi.org/10.1093/ser/mwm006</w:t>
      </w:r>
    </w:p>
    <w:p w14:paraId="0337B5A6" w14:textId="77777777" w:rsidR="0074629F" w:rsidRPr="00753F1A" w:rsidRDefault="0074629F" w:rsidP="00DE69B0">
      <w:pPr>
        <w:pStyle w:val="Bibliography"/>
        <w:spacing w:line="240" w:lineRule="auto"/>
      </w:pPr>
      <w:r w:rsidRPr="00753F1A">
        <w:t xml:space="preserve">Kluegel, J. R., &amp; Smith, E. R. (1981). Beliefs about Stratification. </w:t>
      </w:r>
      <w:r w:rsidRPr="00753F1A">
        <w:rPr>
          <w:i/>
          <w:iCs/>
        </w:rPr>
        <w:t>Annual Review of Sociology</w:t>
      </w:r>
      <w:r w:rsidRPr="00753F1A">
        <w:t xml:space="preserve">, </w:t>
      </w:r>
      <w:r w:rsidRPr="00753F1A">
        <w:rPr>
          <w:i/>
          <w:iCs/>
        </w:rPr>
        <w:t>7</w:t>
      </w:r>
      <w:r w:rsidRPr="00753F1A">
        <w:t>(1), 29–56. https://doi.org/10.1146/annurev.so.07.080181.000333</w:t>
      </w:r>
    </w:p>
    <w:p w14:paraId="0B405D53" w14:textId="77777777" w:rsidR="0074629F" w:rsidRPr="00753F1A" w:rsidRDefault="0074629F" w:rsidP="00DE69B0">
      <w:pPr>
        <w:pStyle w:val="Bibliography"/>
        <w:spacing w:line="240" w:lineRule="auto"/>
      </w:pPr>
      <w:r w:rsidRPr="00753F1A">
        <w:t xml:space="preserve">Korpi, W., &amp; Palme, J. (1998). The Paradox of Redistribution and Strategies of Equality: Welfare State Institutions, Inequality, and Poverty in the Western Countries. </w:t>
      </w:r>
      <w:r w:rsidRPr="00753F1A">
        <w:rPr>
          <w:i/>
          <w:iCs/>
        </w:rPr>
        <w:t>American Sociological Review</w:t>
      </w:r>
      <w:r w:rsidRPr="00753F1A">
        <w:t xml:space="preserve">, </w:t>
      </w:r>
      <w:r w:rsidRPr="00753F1A">
        <w:rPr>
          <w:i/>
          <w:iCs/>
        </w:rPr>
        <w:t>63</w:t>
      </w:r>
      <w:r w:rsidRPr="00753F1A">
        <w:t>(5), 661. https://doi.org/10.2307/2657333</w:t>
      </w:r>
    </w:p>
    <w:p w14:paraId="3F48FF96" w14:textId="77777777" w:rsidR="0074629F" w:rsidRPr="00753F1A" w:rsidRDefault="0074629F" w:rsidP="00DE69B0">
      <w:pPr>
        <w:pStyle w:val="Bibliography"/>
        <w:spacing w:line="240" w:lineRule="auto"/>
      </w:pPr>
      <w:r w:rsidRPr="00753F1A">
        <w:t xml:space="preserve">Kuhn, A. (2011). In the eye of the beholder: Subjective inequality measures and individuals’ assessment of market justice. </w:t>
      </w:r>
      <w:r w:rsidRPr="00753F1A">
        <w:rPr>
          <w:i/>
          <w:iCs/>
        </w:rPr>
        <w:t>European Journal of Political Economy</w:t>
      </w:r>
      <w:r w:rsidRPr="00753F1A">
        <w:t xml:space="preserve">, </w:t>
      </w:r>
      <w:r w:rsidRPr="00753F1A">
        <w:rPr>
          <w:i/>
          <w:iCs/>
        </w:rPr>
        <w:t>27</w:t>
      </w:r>
      <w:r w:rsidRPr="00753F1A">
        <w:t>(4), 625–641. https://doi.org/10.1016/j.ejpoleco.2011.06.002</w:t>
      </w:r>
    </w:p>
    <w:p w14:paraId="6E82046F" w14:textId="77777777" w:rsidR="0074629F" w:rsidRPr="00753F1A" w:rsidRDefault="0074629F" w:rsidP="00DE69B0">
      <w:pPr>
        <w:pStyle w:val="Bibliography"/>
        <w:spacing w:line="240" w:lineRule="auto"/>
      </w:pPr>
      <w:r w:rsidRPr="00753F1A">
        <w:t xml:space="preserve">Kuhn, A. (2019). The subversive nature of inequality: Subjective inequality perceptions and attitudes to social inequality. </w:t>
      </w:r>
      <w:r w:rsidRPr="00753F1A">
        <w:rPr>
          <w:i/>
          <w:iCs/>
        </w:rPr>
        <w:t>European Journal of Political Economy</w:t>
      </w:r>
      <w:r w:rsidRPr="00753F1A">
        <w:t xml:space="preserve">, </w:t>
      </w:r>
      <w:r w:rsidRPr="00753F1A">
        <w:rPr>
          <w:i/>
          <w:iCs/>
        </w:rPr>
        <w:t>59</w:t>
      </w:r>
      <w:r w:rsidRPr="00753F1A">
        <w:t>, 331–344. https://doi.org/10.1016/j.ejpoleco.2019.04.004</w:t>
      </w:r>
    </w:p>
    <w:p w14:paraId="0CF0F6E9" w14:textId="77777777" w:rsidR="0074629F" w:rsidRPr="00753F1A" w:rsidRDefault="0074629F" w:rsidP="00DE69B0">
      <w:pPr>
        <w:pStyle w:val="Bibliography"/>
        <w:spacing w:line="240" w:lineRule="auto"/>
      </w:pPr>
      <w:r w:rsidRPr="00732737">
        <w:rPr>
          <w:lang w:val="it-IT"/>
        </w:rPr>
        <w:lastRenderedPageBreak/>
        <w:t xml:space="preserve">Kuziemko, I., Norton, M. I., Saez, E., &amp; Stantcheva, S. (2015). </w:t>
      </w:r>
      <w:r w:rsidRPr="00753F1A">
        <w:t xml:space="preserve">How Elastic Are Preferences for Redistribution? Evidence from Randomized Survey Experiments. </w:t>
      </w:r>
      <w:r w:rsidRPr="00753F1A">
        <w:rPr>
          <w:i/>
          <w:iCs/>
        </w:rPr>
        <w:t>American Economic Review</w:t>
      </w:r>
      <w:r w:rsidRPr="00753F1A">
        <w:t xml:space="preserve">, </w:t>
      </w:r>
      <w:r w:rsidRPr="00753F1A">
        <w:rPr>
          <w:i/>
          <w:iCs/>
        </w:rPr>
        <w:t>105</w:t>
      </w:r>
      <w:r w:rsidRPr="00753F1A">
        <w:t>(4), 1478–1508. https://doi.org/10.1257/aer.20130360</w:t>
      </w:r>
    </w:p>
    <w:p w14:paraId="133D015E" w14:textId="77777777" w:rsidR="0074629F" w:rsidRPr="00753F1A" w:rsidRDefault="0074629F" w:rsidP="00DE69B0">
      <w:pPr>
        <w:pStyle w:val="Bibliography"/>
        <w:spacing w:line="240" w:lineRule="auto"/>
      </w:pPr>
      <w:r w:rsidRPr="00753F1A">
        <w:t xml:space="preserve">Lansing, K. J., &amp; Markiewicz, A. (2018). Top Incomes, Rising Inequality and Welfare. </w:t>
      </w:r>
      <w:r w:rsidRPr="00753F1A">
        <w:rPr>
          <w:i/>
          <w:iCs/>
        </w:rPr>
        <w:t>The Economic Journal</w:t>
      </w:r>
      <w:r w:rsidRPr="00753F1A">
        <w:t xml:space="preserve">, </w:t>
      </w:r>
      <w:r w:rsidRPr="00753F1A">
        <w:rPr>
          <w:i/>
          <w:iCs/>
        </w:rPr>
        <w:t>128</w:t>
      </w:r>
      <w:r w:rsidRPr="00753F1A">
        <w:t>(608), 262–297. https://doi.org/10.1111/ecoj.12411</w:t>
      </w:r>
    </w:p>
    <w:p w14:paraId="266A39E2" w14:textId="77777777" w:rsidR="0074629F" w:rsidRPr="00753F1A" w:rsidRDefault="0074629F" w:rsidP="00DE69B0">
      <w:pPr>
        <w:pStyle w:val="Bibliography"/>
        <w:spacing w:line="240" w:lineRule="auto"/>
      </w:pPr>
      <w:r w:rsidRPr="00753F1A">
        <w:t xml:space="preserve">Larsen, C. A. (2016). How three narratives of modernity justify economic inequality. </w:t>
      </w:r>
      <w:r w:rsidRPr="00753F1A">
        <w:rPr>
          <w:i/>
          <w:iCs/>
        </w:rPr>
        <w:t>Acta Sociologica</w:t>
      </w:r>
      <w:r w:rsidRPr="00753F1A">
        <w:t xml:space="preserve">, </w:t>
      </w:r>
      <w:r w:rsidRPr="00753F1A">
        <w:rPr>
          <w:i/>
          <w:iCs/>
        </w:rPr>
        <w:t>59</w:t>
      </w:r>
      <w:r w:rsidRPr="00753F1A">
        <w:t>(2), 93–111. https://doi.org/10.1177/0001699315622801</w:t>
      </w:r>
    </w:p>
    <w:p w14:paraId="543B588F" w14:textId="77777777" w:rsidR="0074629F" w:rsidRPr="00753F1A" w:rsidRDefault="0074629F" w:rsidP="00DE69B0">
      <w:pPr>
        <w:pStyle w:val="Bibliography"/>
        <w:spacing w:line="240" w:lineRule="auto"/>
      </w:pPr>
      <w:r w:rsidRPr="00753F1A">
        <w:t xml:space="preserve">Lauritzen, S. L. (1996). </w:t>
      </w:r>
      <w:r w:rsidRPr="00753F1A">
        <w:rPr>
          <w:i/>
          <w:iCs/>
        </w:rPr>
        <w:t>Graphical models</w:t>
      </w:r>
      <w:r w:rsidRPr="00753F1A">
        <w:t xml:space="preserve"> (Vol. 17). Clarendon Press.</w:t>
      </w:r>
    </w:p>
    <w:p w14:paraId="03C14E67" w14:textId="77777777" w:rsidR="0074629F" w:rsidRPr="00753F1A" w:rsidRDefault="0074629F" w:rsidP="00DE69B0">
      <w:pPr>
        <w:pStyle w:val="Bibliography"/>
        <w:spacing w:line="240" w:lineRule="auto"/>
      </w:pPr>
      <w:r w:rsidRPr="00753F1A">
        <w:t xml:space="preserve">Lavrakas, &amp; J., P. (2008). Encyclopedia of Survey Research Methods. </w:t>
      </w:r>
      <w:r w:rsidRPr="00753F1A">
        <w:rPr>
          <w:i/>
          <w:iCs/>
        </w:rPr>
        <w:t>Sage Publications</w:t>
      </w:r>
      <w:r w:rsidRPr="00753F1A">
        <w:t>. https://doi.org/10.4135/9781412963947.n26</w:t>
      </w:r>
    </w:p>
    <w:p w14:paraId="29E980D6" w14:textId="77777777" w:rsidR="0074629F" w:rsidRPr="00753F1A" w:rsidRDefault="0074629F" w:rsidP="00DE69B0">
      <w:pPr>
        <w:pStyle w:val="Bibliography"/>
        <w:spacing w:line="240" w:lineRule="auto"/>
      </w:pPr>
      <w:r w:rsidRPr="00753F1A">
        <w:t xml:space="preserve">Leach, C. W., Iyer, A., &amp; Pedersen, A. (2006). Anger and Guilt About Ingroup Advantage Explain the Willingness for Political Action. </w:t>
      </w:r>
      <w:r w:rsidRPr="00753F1A">
        <w:rPr>
          <w:i/>
          <w:iCs/>
        </w:rPr>
        <w:t>Personality and Social Psychology Bulletin</w:t>
      </w:r>
      <w:r w:rsidRPr="00753F1A">
        <w:t xml:space="preserve">, </w:t>
      </w:r>
      <w:r w:rsidRPr="00753F1A">
        <w:rPr>
          <w:i/>
          <w:iCs/>
        </w:rPr>
        <w:t>32</w:t>
      </w:r>
      <w:r w:rsidRPr="00753F1A">
        <w:t>(9), 1232–1245. https://doi.org/10.1177/0146167206289729</w:t>
      </w:r>
    </w:p>
    <w:p w14:paraId="7E006D27" w14:textId="77777777" w:rsidR="0074629F" w:rsidRPr="00753F1A" w:rsidRDefault="0074629F" w:rsidP="00DE69B0">
      <w:pPr>
        <w:pStyle w:val="Bibliography"/>
        <w:spacing w:line="240" w:lineRule="auto"/>
      </w:pPr>
      <w:r w:rsidRPr="00753F1A">
        <w:t xml:space="preserve">Lierse, H., Sachweh, P., &amp; Waitkus, N. (2022). Introduction: Wealth, Inequality and Redistribution in Capitalist Societies. </w:t>
      </w:r>
      <w:r w:rsidRPr="00753F1A">
        <w:rPr>
          <w:i/>
          <w:iCs/>
        </w:rPr>
        <w:t>Social Justice Research</w:t>
      </w:r>
      <w:r w:rsidRPr="00753F1A">
        <w:t xml:space="preserve">, </w:t>
      </w:r>
      <w:r w:rsidRPr="00753F1A">
        <w:rPr>
          <w:i/>
          <w:iCs/>
        </w:rPr>
        <w:t>35</w:t>
      </w:r>
      <w:r w:rsidRPr="00753F1A">
        <w:t>(4), 367–378. https://doi.org/10.1007/s11211-022-00402-6</w:t>
      </w:r>
    </w:p>
    <w:p w14:paraId="71686215" w14:textId="77777777" w:rsidR="0074629F" w:rsidRPr="00753F1A" w:rsidRDefault="0074629F" w:rsidP="00DE69B0">
      <w:pPr>
        <w:pStyle w:val="Bibliography"/>
        <w:spacing w:line="240" w:lineRule="auto"/>
      </w:pPr>
      <w:r w:rsidRPr="00753F1A">
        <w:t xml:space="preserve">Lindh, A., &amp; McCall, L. (2020). Class Position and Political Opinion in Rich Democracies. </w:t>
      </w:r>
      <w:r w:rsidRPr="00753F1A">
        <w:rPr>
          <w:i/>
          <w:iCs/>
        </w:rPr>
        <w:t>Annual Review of Sociology</w:t>
      </w:r>
      <w:r w:rsidRPr="00753F1A">
        <w:t xml:space="preserve">, </w:t>
      </w:r>
      <w:r w:rsidRPr="00753F1A">
        <w:rPr>
          <w:i/>
          <w:iCs/>
        </w:rPr>
        <w:t>46</w:t>
      </w:r>
      <w:r w:rsidRPr="00753F1A">
        <w:t>(1), 419–441. https://doi.org/10.1146/annurev-soc-121919-054609</w:t>
      </w:r>
    </w:p>
    <w:p w14:paraId="4C87B5A4" w14:textId="77777777" w:rsidR="0074629F" w:rsidRPr="00753F1A" w:rsidRDefault="0074629F" w:rsidP="00DE69B0">
      <w:pPr>
        <w:pStyle w:val="Bibliography"/>
        <w:spacing w:line="240" w:lineRule="auto"/>
      </w:pPr>
      <w:r w:rsidRPr="00753F1A">
        <w:t xml:space="preserve">Lübker, M. (2004). Globalization and perceptions of social inequality. </w:t>
      </w:r>
      <w:r w:rsidRPr="00753F1A">
        <w:rPr>
          <w:i/>
          <w:iCs/>
        </w:rPr>
        <w:t>International Labour Review</w:t>
      </w:r>
      <w:r w:rsidRPr="00753F1A">
        <w:t xml:space="preserve">, </w:t>
      </w:r>
      <w:r w:rsidRPr="00753F1A">
        <w:rPr>
          <w:i/>
          <w:iCs/>
        </w:rPr>
        <w:t>143</w:t>
      </w:r>
      <w:r w:rsidRPr="00753F1A">
        <w:t>(1–2), 91–128. https://doi.org/10.1111/j.1564-913X.2004.tb00547.x</w:t>
      </w:r>
    </w:p>
    <w:p w14:paraId="0D5031B8" w14:textId="77777777" w:rsidR="0074629F" w:rsidRPr="00753F1A" w:rsidRDefault="0074629F" w:rsidP="00DE69B0">
      <w:pPr>
        <w:pStyle w:val="Bibliography"/>
        <w:spacing w:line="240" w:lineRule="auto"/>
      </w:pPr>
      <w:r w:rsidRPr="00753F1A">
        <w:t xml:space="preserve">Luttig, M. (2013). The Structure of Inequality and Americans’ Attitudes toward Redistribution. </w:t>
      </w:r>
      <w:r w:rsidRPr="00753F1A">
        <w:rPr>
          <w:i/>
          <w:iCs/>
        </w:rPr>
        <w:t>Public Opinion Quarterly</w:t>
      </w:r>
      <w:r w:rsidRPr="00753F1A">
        <w:t xml:space="preserve">, </w:t>
      </w:r>
      <w:r w:rsidRPr="00753F1A">
        <w:rPr>
          <w:i/>
          <w:iCs/>
        </w:rPr>
        <w:t>77</w:t>
      </w:r>
      <w:r w:rsidRPr="00753F1A">
        <w:t>(3), 811–821. https://doi.org/10.1093/poq/nft025</w:t>
      </w:r>
    </w:p>
    <w:p w14:paraId="58900ADA" w14:textId="77777777" w:rsidR="0074629F" w:rsidRPr="00753F1A" w:rsidRDefault="0074629F" w:rsidP="00DE69B0">
      <w:pPr>
        <w:pStyle w:val="Bibliography"/>
        <w:spacing w:line="240" w:lineRule="auto"/>
      </w:pPr>
      <w:r w:rsidRPr="00753F1A">
        <w:t xml:space="preserve">Martin, J. L. (2000). The relation of aggregate statistics on beliefs to culture and cognition. </w:t>
      </w:r>
      <w:r w:rsidRPr="00753F1A">
        <w:rPr>
          <w:i/>
          <w:iCs/>
        </w:rPr>
        <w:t>Poetics</w:t>
      </w:r>
      <w:r w:rsidRPr="00753F1A">
        <w:t xml:space="preserve">, </w:t>
      </w:r>
      <w:r w:rsidRPr="00753F1A">
        <w:rPr>
          <w:i/>
          <w:iCs/>
        </w:rPr>
        <w:t>28</w:t>
      </w:r>
      <w:r w:rsidRPr="00753F1A">
        <w:t>(1), 5–20. https://doi.org/10.1016/S0304-422X(00)00010-3</w:t>
      </w:r>
    </w:p>
    <w:p w14:paraId="28FD3114" w14:textId="77777777" w:rsidR="0074629F" w:rsidRPr="00753F1A" w:rsidRDefault="0074629F" w:rsidP="00DE69B0">
      <w:pPr>
        <w:pStyle w:val="Bibliography"/>
        <w:spacing w:line="240" w:lineRule="auto"/>
      </w:pPr>
      <w:r w:rsidRPr="00753F1A">
        <w:t xml:space="preserve">McCall, L., &amp; Percheski, C. (2010). Income Inequality: New Trends and Research Directions. </w:t>
      </w:r>
      <w:r w:rsidRPr="00753F1A">
        <w:rPr>
          <w:i/>
          <w:iCs/>
        </w:rPr>
        <w:t>Annual Review of Sociology</w:t>
      </w:r>
      <w:r w:rsidRPr="00753F1A">
        <w:t xml:space="preserve">, </w:t>
      </w:r>
      <w:r w:rsidRPr="00753F1A">
        <w:rPr>
          <w:i/>
          <w:iCs/>
        </w:rPr>
        <w:t>36</w:t>
      </w:r>
      <w:r w:rsidRPr="00753F1A">
        <w:t>(1), 329–347. https://doi.org/10.1146/annurev.soc.012809.102541</w:t>
      </w:r>
    </w:p>
    <w:p w14:paraId="1450849D" w14:textId="77777777" w:rsidR="0074629F" w:rsidRPr="00753F1A" w:rsidRDefault="0074629F" w:rsidP="00DE69B0">
      <w:pPr>
        <w:pStyle w:val="Bibliography"/>
        <w:spacing w:line="240" w:lineRule="auto"/>
      </w:pPr>
      <w:r w:rsidRPr="00753F1A">
        <w:t xml:space="preserve">McCarty, N., &amp; Pontusson, J. (2011). </w:t>
      </w:r>
      <w:r w:rsidRPr="00753F1A">
        <w:rPr>
          <w:i/>
          <w:iCs/>
        </w:rPr>
        <w:t>The Political Economy of Inequality and Redistribution</w:t>
      </w:r>
      <w:r w:rsidRPr="00753F1A">
        <w:t>. Oxford University Press. https://doi.org/10.1093/oxfordhb/9780199606061.013.0026</w:t>
      </w:r>
    </w:p>
    <w:p w14:paraId="6FFC4549" w14:textId="77777777" w:rsidR="0074629F" w:rsidRPr="00753F1A" w:rsidRDefault="0074629F" w:rsidP="00DE69B0">
      <w:pPr>
        <w:pStyle w:val="Bibliography"/>
        <w:spacing w:line="240" w:lineRule="auto"/>
      </w:pPr>
      <w:r w:rsidRPr="00753F1A">
        <w:t xml:space="preserve">Mengel, F., &amp; Weidenholzer, E. (2023). Preferences for redistribution. </w:t>
      </w:r>
      <w:r w:rsidRPr="00753F1A">
        <w:rPr>
          <w:i/>
          <w:iCs/>
        </w:rPr>
        <w:t>Journal of Economic Surveys</w:t>
      </w:r>
      <w:r w:rsidRPr="00753F1A">
        <w:t xml:space="preserve">, </w:t>
      </w:r>
      <w:r w:rsidRPr="00753F1A">
        <w:rPr>
          <w:i/>
          <w:iCs/>
        </w:rPr>
        <w:t>37</w:t>
      </w:r>
      <w:r w:rsidRPr="00753F1A">
        <w:t>(5), 1660–1677. https://doi.org/10.1111/joes.12519</w:t>
      </w:r>
    </w:p>
    <w:p w14:paraId="3BFB01F2" w14:textId="77777777" w:rsidR="0074629F" w:rsidRPr="00753F1A" w:rsidRDefault="0074629F" w:rsidP="00DE69B0">
      <w:pPr>
        <w:pStyle w:val="Bibliography"/>
        <w:spacing w:line="240" w:lineRule="auto"/>
      </w:pPr>
      <w:r w:rsidRPr="00753F1A">
        <w:t xml:space="preserve">Mijs, J. J. B. (2018). Inequality Is a Problem of Inference: How People Solve the Social Puzzle of Unequal Outcomes. </w:t>
      </w:r>
      <w:r w:rsidRPr="00753F1A">
        <w:rPr>
          <w:i/>
          <w:iCs/>
        </w:rPr>
        <w:t>Societies</w:t>
      </w:r>
      <w:r w:rsidRPr="00753F1A">
        <w:t xml:space="preserve">, </w:t>
      </w:r>
      <w:r w:rsidRPr="00753F1A">
        <w:rPr>
          <w:i/>
          <w:iCs/>
        </w:rPr>
        <w:t>8</w:t>
      </w:r>
      <w:r w:rsidRPr="00753F1A">
        <w:t>(3), 64. https://doi.org/10.3390/soc8030064</w:t>
      </w:r>
    </w:p>
    <w:p w14:paraId="2786877E" w14:textId="77777777" w:rsidR="0074629F" w:rsidRPr="00753F1A" w:rsidRDefault="0074629F" w:rsidP="00DE69B0">
      <w:pPr>
        <w:pStyle w:val="Bibliography"/>
        <w:spacing w:line="240" w:lineRule="auto"/>
      </w:pPr>
      <w:r w:rsidRPr="00753F1A">
        <w:t xml:space="preserve">Mijs, J. J. B. (2019). The paradox of inequality: Income inequality and belief in meritocracy go hand in hand. </w:t>
      </w:r>
      <w:r w:rsidRPr="00753F1A">
        <w:rPr>
          <w:i/>
          <w:iCs/>
        </w:rPr>
        <w:t>Socio-Economic Review</w:t>
      </w:r>
      <w:r w:rsidRPr="00753F1A">
        <w:t xml:space="preserve">, </w:t>
      </w:r>
      <w:r w:rsidRPr="00753F1A">
        <w:rPr>
          <w:i/>
          <w:iCs/>
        </w:rPr>
        <w:t>19</w:t>
      </w:r>
      <w:r w:rsidRPr="00753F1A">
        <w:t>(1), 7–35. https://doi.org/10.1093/ser/mwy051</w:t>
      </w:r>
    </w:p>
    <w:p w14:paraId="6F08B9CC" w14:textId="77777777" w:rsidR="0074629F" w:rsidRPr="00753F1A" w:rsidRDefault="0074629F" w:rsidP="00DE69B0">
      <w:pPr>
        <w:pStyle w:val="Bibliography"/>
        <w:spacing w:line="240" w:lineRule="auto"/>
      </w:pPr>
      <w:r w:rsidRPr="00753F1A">
        <w:t xml:space="preserve">Mijs, J. J. B., &amp; Hoy, C. (2022). How Information about Inequality Impacts Belief in Meritocracy: Evidence from a Randomized Survey Experiment in Australia, Indonesia and Mexico. </w:t>
      </w:r>
      <w:r w:rsidRPr="00753F1A">
        <w:rPr>
          <w:i/>
          <w:iCs/>
        </w:rPr>
        <w:t>Social Problems</w:t>
      </w:r>
      <w:r w:rsidRPr="00753F1A">
        <w:t xml:space="preserve">, </w:t>
      </w:r>
      <w:r w:rsidRPr="00753F1A">
        <w:rPr>
          <w:i/>
          <w:iCs/>
        </w:rPr>
        <w:t>69</w:t>
      </w:r>
      <w:r w:rsidRPr="00753F1A">
        <w:t>(1), 91–122. https://doi.org/10.1093/socpro/spaa059</w:t>
      </w:r>
    </w:p>
    <w:p w14:paraId="3CCCBCD2" w14:textId="77777777" w:rsidR="0074629F" w:rsidRPr="00753F1A" w:rsidRDefault="0074629F" w:rsidP="00DE69B0">
      <w:pPr>
        <w:pStyle w:val="Bibliography"/>
        <w:spacing w:line="240" w:lineRule="auto"/>
      </w:pPr>
      <w:r w:rsidRPr="00753F1A">
        <w:t xml:space="preserve">Nariman, H. S., Hadarics, M., Kende, A., Lášticová, B., Poslon, X. D., Popper, M., Boza, M., Ernst-Vintila, A., Badea, C., Mahfud, Y., O’Connor, A., &amp; Minescu, A. (2020). Anti-roma Bias (Stereotypes, Prejudice, Behavioral Tendencies): A Network Approach Toward Attitude Strength. </w:t>
      </w:r>
      <w:r w:rsidRPr="00753F1A">
        <w:rPr>
          <w:i/>
          <w:iCs/>
        </w:rPr>
        <w:t>Frontiers in Psychology</w:t>
      </w:r>
      <w:r w:rsidRPr="00753F1A">
        <w:t xml:space="preserve">, </w:t>
      </w:r>
      <w:r w:rsidRPr="00753F1A">
        <w:rPr>
          <w:i/>
          <w:iCs/>
        </w:rPr>
        <w:t>11</w:t>
      </w:r>
      <w:r w:rsidRPr="00753F1A">
        <w:t>, 2071. https://doi.org/10.3389/fpsyg.2020.02071</w:t>
      </w:r>
    </w:p>
    <w:p w14:paraId="1574ABEB" w14:textId="77777777" w:rsidR="0074629F" w:rsidRPr="00753F1A" w:rsidRDefault="0074629F" w:rsidP="00DE69B0">
      <w:pPr>
        <w:pStyle w:val="Bibliography"/>
        <w:spacing w:line="240" w:lineRule="auto"/>
      </w:pPr>
      <w:r w:rsidRPr="00753F1A">
        <w:t xml:space="preserve">Neal, Z. P., Forbes, M. K., Neal, J. W., Brusco, M. J., Krueger, R., Markon, K., Steinley, D., Wasserman, S., &amp; Wright, A. G. C. (2022). Critiques of network analysis of multivariate data in psychological science. </w:t>
      </w:r>
      <w:r w:rsidRPr="00753F1A">
        <w:rPr>
          <w:i/>
          <w:iCs/>
        </w:rPr>
        <w:t>Nature Reviews Methods Primers</w:t>
      </w:r>
      <w:r w:rsidRPr="00753F1A">
        <w:t xml:space="preserve">, </w:t>
      </w:r>
      <w:r w:rsidRPr="00753F1A">
        <w:rPr>
          <w:i/>
          <w:iCs/>
        </w:rPr>
        <w:t>2</w:t>
      </w:r>
      <w:r w:rsidRPr="00753F1A">
        <w:t>(1), 90. https://doi.org/10.1038/s43586-022-00177-9</w:t>
      </w:r>
    </w:p>
    <w:p w14:paraId="37F411DD" w14:textId="77777777" w:rsidR="0074629F" w:rsidRPr="00753F1A" w:rsidRDefault="0074629F" w:rsidP="00DE69B0">
      <w:pPr>
        <w:pStyle w:val="Bibliography"/>
        <w:spacing w:line="240" w:lineRule="auto"/>
      </w:pPr>
      <w:r w:rsidRPr="00753F1A">
        <w:t xml:space="preserve">Norton, M. I., &amp; Ariely, D. (2011). Building a Better America—One Wealth Quintile at a Time. </w:t>
      </w:r>
      <w:r w:rsidRPr="00753F1A">
        <w:rPr>
          <w:i/>
          <w:iCs/>
        </w:rPr>
        <w:t>Perspectives on Psychological Science</w:t>
      </w:r>
      <w:r w:rsidRPr="00753F1A">
        <w:t xml:space="preserve">, </w:t>
      </w:r>
      <w:r w:rsidRPr="00753F1A">
        <w:rPr>
          <w:i/>
          <w:iCs/>
        </w:rPr>
        <w:t>6</w:t>
      </w:r>
      <w:r w:rsidRPr="00753F1A">
        <w:t>(1), 9–12. https://doi.org/10.1177/1745691610393524</w:t>
      </w:r>
    </w:p>
    <w:p w14:paraId="295E2DAB" w14:textId="77777777" w:rsidR="0074629F" w:rsidRPr="00753F1A" w:rsidRDefault="0074629F" w:rsidP="00DE69B0">
      <w:pPr>
        <w:pStyle w:val="Bibliography"/>
        <w:spacing w:line="240" w:lineRule="auto"/>
      </w:pPr>
      <w:r w:rsidRPr="00753F1A">
        <w:t xml:space="preserve">Opsahl, T., Agneessens, F., &amp; Skvoretz, J. (2010). Node centrality in weighted networks: Generalizing degree and shortest paths. </w:t>
      </w:r>
      <w:r w:rsidRPr="00753F1A">
        <w:rPr>
          <w:i/>
          <w:iCs/>
        </w:rPr>
        <w:t>Social Networks</w:t>
      </w:r>
      <w:r w:rsidRPr="00753F1A">
        <w:t xml:space="preserve">, </w:t>
      </w:r>
      <w:r w:rsidRPr="00753F1A">
        <w:rPr>
          <w:i/>
          <w:iCs/>
        </w:rPr>
        <w:t>32</w:t>
      </w:r>
      <w:r w:rsidRPr="00753F1A">
        <w:t>(3), 245–251. https://doi.org/10.1016/j.socnet.2010.03.006</w:t>
      </w:r>
    </w:p>
    <w:p w14:paraId="1D0ABF8E" w14:textId="77777777" w:rsidR="0074629F" w:rsidRPr="00753F1A" w:rsidRDefault="0074629F" w:rsidP="00DE69B0">
      <w:pPr>
        <w:pStyle w:val="Bibliography"/>
        <w:spacing w:line="240" w:lineRule="auto"/>
      </w:pPr>
      <w:r w:rsidRPr="00753F1A">
        <w:t xml:space="preserve">Osberg, L., &amp; Smeeding, T. (2006). “Fair” Inequality? Attitudes toward Pay Differentials: The United States in Comparative Perspective. </w:t>
      </w:r>
      <w:r w:rsidRPr="00753F1A">
        <w:rPr>
          <w:i/>
          <w:iCs/>
        </w:rPr>
        <w:t>American Sociological Review</w:t>
      </w:r>
      <w:r w:rsidRPr="00753F1A">
        <w:t xml:space="preserve">, </w:t>
      </w:r>
      <w:r w:rsidRPr="00753F1A">
        <w:rPr>
          <w:i/>
          <w:iCs/>
        </w:rPr>
        <w:t>71</w:t>
      </w:r>
      <w:r w:rsidRPr="00753F1A">
        <w:t>(3), 450–473. https://doi.org/10.1177/000312240607100305</w:t>
      </w:r>
    </w:p>
    <w:p w14:paraId="40637A89" w14:textId="77777777" w:rsidR="0074629F" w:rsidRPr="00753F1A" w:rsidRDefault="0074629F" w:rsidP="00DE69B0">
      <w:pPr>
        <w:pStyle w:val="Bibliography"/>
        <w:spacing w:line="240" w:lineRule="auto"/>
      </w:pPr>
      <w:r w:rsidRPr="00753F1A">
        <w:lastRenderedPageBreak/>
        <w:t xml:space="preserve">Park, J., Kitayama, S., Markus, H. R., Coe, C. L., Miyamoto, Y., Karasawa, M., Curhan, K. B., Love, G. D., Kawakami, N., Boylan, J. M., &amp; Ryff, C. D. (2013). Social status and anger expression: The cultural moderation hypothesis. </w:t>
      </w:r>
      <w:r w:rsidRPr="00753F1A">
        <w:rPr>
          <w:i/>
          <w:iCs/>
        </w:rPr>
        <w:t>Emotion</w:t>
      </w:r>
      <w:r w:rsidRPr="00753F1A">
        <w:t xml:space="preserve">, </w:t>
      </w:r>
      <w:r w:rsidRPr="00753F1A">
        <w:rPr>
          <w:i/>
          <w:iCs/>
        </w:rPr>
        <w:t>13</w:t>
      </w:r>
      <w:r w:rsidRPr="00753F1A">
        <w:t>(6), 1122–1131. https://doi.org/10.1037/a0034273</w:t>
      </w:r>
    </w:p>
    <w:p w14:paraId="4360AC57" w14:textId="77777777" w:rsidR="0074629F" w:rsidRPr="00753F1A" w:rsidRDefault="0074629F" w:rsidP="00DE69B0">
      <w:pPr>
        <w:pStyle w:val="Bibliography"/>
        <w:spacing w:line="240" w:lineRule="auto"/>
      </w:pPr>
      <w:r w:rsidRPr="00753F1A">
        <w:t xml:space="preserve">Pedersen, R. T., &amp; Mutz, D. C. (2019). Attitudes Toward Economic Inequality: The Illusory Agreement. </w:t>
      </w:r>
      <w:r w:rsidRPr="00753F1A">
        <w:rPr>
          <w:i/>
          <w:iCs/>
        </w:rPr>
        <w:t>Political Science Research and Methods</w:t>
      </w:r>
      <w:r w:rsidRPr="00753F1A">
        <w:t xml:space="preserve">, </w:t>
      </w:r>
      <w:r w:rsidRPr="00753F1A">
        <w:rPr>
          <w:i/>
          <w:iCs/>
        </w:rPr>
        <w:t>7</w:t>
      </w:r>
      <w:r w:rsidRPr="00753F1A">
        <w:t>(4), 835–851. https://doi.org/10.1017/psrm.2018.18</w:t>
      </w:r>
    </w:p>
    <w:p w14:paraId="6EC065E3" w14:textId="77777777" w:rsidR="0074629F" w:rsidRPr="00753F1A" w:rsidRDefault="0074629F" w:rsidP="00DE69B0">
      <w:pPr>
        <w:pStyle w:val="Bibliography"/>
        <w:spacing w:line="240" w:lineRule="auto"/>
      </w:pPr>
      <w:r w:rsidRPr="00753F1A">
        <w:t xml:space="preserve">Redmond, G., Schnepf, V. S., &amp; Suhrcke, M. (2002). </w:t>
      </w:r>
      <w:r w:rsidRPr="00753F1A">
        <w:rPr>
          <w:i/>
          <w:iCs/>
        </w:rPr>
        <w:t>Attitudes to Inequality after Ten Years of Transition</w:t>
      </w:r>
      <w:r w:rsidRPr="00753F1A">
        <w:t xml:space="preserve"> (Working Paper No. 88.). Florence: UNICEF Innocenti Research Centre.</w:t>
      </w:r>
    </w:p>
    <w:p w14:paraId="66119EF6" w14:textId="77777777" w:rsidR="0074629F" w:rsidRPr="00753F1A" w:rsidRDefault="0074629F" w:rsidP="00DE69B0">
      <w:pPr>
        <w:pStyle w:val="Bibliography"/>
        <w:spacing w:line="240" w:lineRule="auto"/>
      </w:pPr>
      <w:r w:rsidRPr="00753F1A">
        <w:t xml:space="preserve">Rosenberg, M. J. (1960). Attitude organization and change; an analysis of consistency among attitude components / by Milton J. Rosenberg [and others]. In </w:t>
      </w:r>
      <w:r w:rsidRPr="00753F1A">
        <w:rPr>
          <w:i/>
          <w:iCs/>
        </w:rPr>
        <w:t>Attitude organization and change; an analysis of consistency among attitude components</w:t>
      </w:r>
      <w:r w:rsidRPr="00753F1A">
        <w:t>. Yale University Press.</w:t>
      </w:r>
    </w:p>
    <w:p w14:paraId="4D0C39FA" w14:textId="77777777" w:rsidR="0074629F" w:rsidRPr="00753F1A" w:rsidRDefault="0074629F" w:rsidP="00DE69B0">
      <w:pPr>
        <w:pStyle w:val="Bibliography"/>
        <w:spacing w:line="240" w:lineRule="auto"/>
      </w:pPr>
      <w:r w:rsidRPr="00753F1A">
        <w:t xml:space="preserve">Schlicht-Schmälzle, R., Chykina, V., &amp; Schmälzle, R. (2018). An attitude network analysis of post-national citizenship identities. </w:t>
      </w:r>
      <w:r w:rsidRPr="00753F1A">
        <w:rPr>
          <w:i/>
          <w:iCs/>
        </w:rPr>
        <w:t>PLoS ONE</w:t>
      </w:r>
      <w:r w:rsidRPr="00753F1A">
        <w:t xml:space="preserve">, </w:t>
      </w:r>
      <w:r w:rsidRPr="00753F1A">
        <w:rPr>
          <w:i/>
          <w:iCs/>
        </w:rPr>
        <w:t>13</w:t>
      </w:r>
      <w:r w:rsidRPr="00753F1A">
        <w:t>(12), e0208241. https://doi.org/10.1371/journal.pone.0208241</w:t>
      </w:r>
    </w:p>
    <w:p w14:paraId="69191A43" w14:textId="77777777" w:rsidR="0074629F" w:rsidRPr="00753F1A" w:rsidRDefault="0074629F" w:rsidP="00DE69B0">
      <w:pPr>
        <w:pStyle w:val="Bibliography"/>
        <w:spacing w:line="240" w:lineRule="auto"/>
      </w:pPr>
      <w:r w:rsidRPr="00753F1A">
        <w:t xml:space="preserve">Schwarz, G. (1978). Estimating the Dimension of a Model. </w:t>
      </w:r>
      <w:r w:rsidRPr="00753F1A">
        <w:rPr>
          <w:i/>
          <w:iCs/>
        </w:rPr>
        <w:t>The Annals of Statistics</w:t>
      </w:r>
      <w:r w:rsidRPr="00753F1A">
        <w:t xml:space="preserve">, </w:t>
      </w:r>
      <w:r w:rsidRPr="00753F1A">
        <w:rPr>
          <w:i/>
          <w:iCs/>
        </w:rPr>
        <w:t>6</w:t>
      </w:r>
      <w:r w:rsidRPr="00753F1A">
        <w:t>(2), 461–464. https://doi.org/10.1214/aos/1176344136</w:t>
      </w:r>
    </w:p>
    <w:p w14:paraId="03117281" w14:textId="77777777" w:rsidR="0074629F" w:rsidRPr="00753F1A" w:rsidRDefault="0074629F" w:rsidP="00DE69B0">
      <w:pPr>
        <w:pStyle w:val="Bibliography"/>
        <w:spacing w:line="240" w:lineRule="auto"/>
      </w:pPr>
      <w:r w:rsidRPr="00753F1A">
        <w:t xml:space="preserve">Shepelak, N. J., &amp; Alwin, D. F. (1986). </w:t>
      </w:r>
      <w:r w:rsidRPr="00753F1A">
        <w:rPr>
          <w:i/>
          <w:iCs/>
        </w:rPr>
        <w:t>Beliefs about Inequality and Perceptions of Distributive Justice</w:t>
      </w:r>
      <w:r w:rsidRPr="00753F1A">
        <w:t xml:space="preserve">. </w:t>
      </w:r>
      <w:r w:rsidRPr="00753F1A">
        <w:rPr>
          <w:i/>
          <w:iCs/>
        </w:rPr>
        <w:t>51</w:t>
      </w:r>
      <w:r w:rsidRPr="00753F1A">
        <w:t>, 30–46.</w:t>
      </w:r>
    </w:p>
    <w:p w14:paraId="4F62837F" w14:textId="77777777" w:rsidR="0074629F" w:rsidRPr="00753F1A" w:rsidRDefault="0074629F" w:rsidP="00DE69B0">
      <w:pPr>
        <w:pStyle w:val="Bibliography"/>
        <w:spacing w:line="240" w:lineRule="auto"/>
      </w:pPr>
      <w:r w:rsidRPr="00753F1A">
        <w:t xml:space="preserve">Smith, R. (2008). </w:t>
      </w:r>
      <w:r w:rsidRPr="00753F1A">
        <w:rPr>
          <w:i/>
          <w:iCs/>
        </w:rPr>
        <w:t>Envy</w:t>
      </w:r>
      <w:r w:rsidRPr="00753F1A">
        <w:t>. Oxford University Press. https://doi.org/10.1093/acprof:oso/9780195327953.001.0001</w:t>
      </w:r>
    </w:p>
    <w:p w14:paraId="115B87AB" w14:textId="77777777" w:rsidR="0074629F" w:rsidRPr="00753F1A" w:rsidRDefault="0074629F" w:rsidP="00DE69B0">
      <w:pPr>
        <w:pStyle w:val="Bibliography"/>
        <w:spacing w:line="240" w:lineRule="auto"/>
      </w:pPr>
      <w:r w:rsidRPr="00753F1A">
        <w:t xml:space="preserve">Telesford, Q. K., Joyce, K. E., Hayasaka, S., Burdette, J. H., &amp; Laurienti, P. J. (2011). The Ubiquity of Small-World Networks. </w:t>
      </w:r>
      <w:r w:rsidRPr="00753F1A">
        <w:rPr>
          <w:i/>
          <w:iCs/>
        </w:rPr>
        <w:t>Brain Connectivity</w:t>
      </w:r>
      <w:r w:rsidRPr="00753F1A">
        <w:t xml:space="preserve">, </w:t>
      </w:r>
      <w:r w:rsidRPr="00753F1A">
        <w:rPr>
          <w:i/>
          <w:iCs/>
        </w:rPr>
        <w:t>1</w:t>
      </w:r>
      <w:r w:rsidRPr="00753F1A">
        <w:t>(5), 367–375. https://doi.org/10.1089/brain.2011.0038</w:t>
      </w:r>
    </w:p>
    <w:p w14:paraId="7F705E25" w14:textId="77777777" w:rsidR="0074629F" w:rsidRPr="00753F1A" w:rsidRDefault="0074629F" w:rsidP="00DE69B0">
      <w:pPr>
        <w:pStyle w:val="Bibliography"/>
        <w:spacing w:line="240" w:lineRule="auto"/>
      </w:pPr>
      <w:r w:rsidRPr="00753F1A">
        <w:t xml:space="preserve">Tibshirani, R. (1996). Regression Shrinkage and Selection Via the Lasso. </w:t>
      </w:r>
      <w:r w:rsidRPr="00753F1A">
        <w:rPr>
          <w:i/>
          <w:iCs/>
        </w:rPr>
        <w:t>Journal of the Royal Statistical Society: Series B (Methodological)</w:t>
      </w:r>
      <w:r w:rsidRPr="00753F1A">
        <w:t xml:space="preserve">, </w:t>
      </w:r>
      <w:r w:rsidRPr="00753F1A">
        <w:rPr>
          <w:i/>
          <w:iCs/>
        </w:rPr>
        <w:t>58</w:t>
      </w:r>
      <w:r w:rsidRPr="00753F1A">
        <w:t>(1), 267–288. https://doi.org/10.1111/j.2517-6161.1996.tb02080.x</w:t>
      </w:r>
    </w:p>
    <w:p w14:paraId="14D8A608" w14:textId="77777777" w:rsidR="0074629F" w:rsidRPr="00753F1A" w:rsidRDefault="0074629F" w:rsidP="00DE69B0">
      <w:pPr>
        <w:pStyle w:val="Bibliography"/>
        <w:spacing w:line="240" w:lineRule="auto"/>
      </w:pPr>
      <w:r w:rsidRPr="00753F1A">
        <w:t xml:space="preserve">Trump, K. (2023). Income inequality is unrelated to perceived inequality and support for redistribution. </w:t>
      </w:r>
      <w:r w:rsidRPr="00753F1A">
        <w:rPr>
          <w:i/>
          <w:iCs/>
        </w:rPr>
        <w:t>Social Science Quarterly</w:t>
      </w:r>
      <w:r w:rsidRPr="00753F1A">
        <w:t xml:space="preserve">, </w:t>
      </w:r>
      <w:r w:rsidRPr="00753F1A">
        <w:rPr>
          <w:i/>
          <w:iCs/>
        </w:rPr>
        <w:t>104</w:t>
      </w:r>
      <w:r w:rsidRPr="00753F1A">
        <w:t>(2), 180–188. https://doi.org/10.1111/ssqu.13269</w:t>
      </w:r>
    </w:p>
    <w:p w14:paraId="56664CA8" w14:textId="77777777" w:rsidR="0074629F" w:rsidRPr="00753F1A" w:rsidRDefault="0074629F" w:rsidP="00DE69B0">
      <w:pPr>
        <w:pStyle w:val="Bibliography"/>
        <w:spacing w:line="240" w:lineRule="auto"/>
      </w:pPr>
      <w:r w:rsidRPr="00753F1A">
        <w:t xml:space="preserve">Trump, K.-S. (2018). Income Inequality Influences Perceptions of Legitimate Income Differences. </w:t>
      </w:r>
      <w:r w:rsidRPr="00753F1A">
        <w:rPr>
          <w:i/>
          <w:iCs/>
        </w:rPr>
        <w:t>British Journal of Political Science</w:t>
      </w:r>
      <w:r w:rsidRPr="00753F1A">
        <w:t xml:space="preserve">, </w:t>
      </w:r>
      <w:r w:rsidRPr="00753F1A">
        <w:rPr>
          <w:i/>
          <w:iCs/>
        </w:rPr>
        <w:t>48</w:t>
      </w:r>
      <w:r w:rsidRPr="00753F1A">
        <w:t>(4), 929–952. https://doi.org/10.1017/S0007123416000326</w:t>
      </w:r>
    </w:p>
    <w:p w14:paraId="2D97BB60" w14:textId="77777777" w:rsidR="0074629F" w:rsidRPr="00753F1A" w:rsidRDefault="0074629F" w:rsidP="00DE69B0">
      <w:pPr>
        <w:pStyle w:val="Bibliography"/>
        <w:spacing w:line="240" w:lineRule="auto"/>
      </w:pPr>
      <w:r w:rsidRPr="00753F1A">
        <w:t xml:space="preserve">Turner-Zwinkels, F. M., &amp; Brandt, M. J. (2022). Belief system networks can be used to predict where to expect dynamic constraint. </w:t>
      </w:r>
      <w:r w:rsidRPr="00753F1A">
        <w:rPr>
          <w:i/>
          <w:iCs/>
        </w:rPr>
        <w:t>Journal of Experimental Social Psychology</w:t>
      </w:r>
      <w:r w:rsidRPr="00753F1A">
        <w:t xml:space="preserve">, </w:t>
      </w:r>
      <w:r w:rsidRPr="00753F1A">
        <w:rPr>
          <w:i/>
          <w:iCs/>
        </w:rPr>
        <w:t>100</w:t>
      </w:r>
      <w:r w:rsidRPr="00753F1A">
        <w:t>, 104279. https://doi.org/10.1016/j.jesp.2021.104279</w:t>
      </w:r>
    </w:p>
    <w:p w14:paraId="30FC0C65" w14:textId="77777777" w:rsidR="0074629F" w:rsidRPr="00732737" w:rsidRDefault="0074629F" w:rsidP="00DE69B0">
      <w:pPr>
        <w:pStyle w:val="Bibliography"/>
        <w:spacing w:line="240" w:lineRule="auto"/>
        <w:rPr>
          <w:lang w:val="it-IT"/>
        </w:rPr>
      </w:pPr>
      <w:r w:rsidRPr="00753F1A">
        <w:t xml:space="preserve">Turner-Zwinkels, F. M., Johnson, B. B., Sibley, C. G., &amp; Brandt, M. J. (2020). Conservatives’ Moral Foundations Are More Densely Connected Than Liberals’ Moral Foundations. </w:t>
      </w:r>
      <w:r w:rsidRPr="00732737">
        <w:rPr>
          <w:i/>
          <w:iCs/>
          <w:lang w:val="it-IT"/>
        </w:rPr>
        <w:t>Personality and Social Psychology Bulletin</w:t>
      </w:r>
      <w:r w:rsidRPr="00732737">
        <w:rPr>
          <w:lang w:val="it-IT"/>
        </w:rPr>
        <w:t xml:space="preserve">, </w:t>
      </w:r>
      <w:r w:rsidRPr="00732737">
        <w:rPr>
          <w:i/>
          <w:iCs/>
          <w:lang w:val="it-IT"/>
        </w:rPr>
        <w:t>47</w:t>
      </w:r>
      <w:r w:rsidRPr="00732737">
        <w:rPr>
          <w:lang w:val="it-IT"/>
        </w:rPr>
        <w:t>(2), 167–184. https://doi.org/10.1177/0146167220916070</w:t>
      </w:r>
    </w:p>
    <w:p w14:paraId="50745336" w14:textId="77777777" w:rsidR="0074629F" w:rsidRPr="00753F1A" w:rsidRDefault="0074629F" w:rsidP="00DE69B0">
      <w:pPr>
        <w:pStyle w:val="Bibliography"/>
        <w:spacing w:line="240" w:lineRule="auto"/>
      </w:pPr>
      <w:r w:rsidRPr="00732737">
        <w:rPr>
          <w:lang w:val="it-IT"/>
        </w:rPr>
        <w:t xml:space="preserve">Vezzoli, M., Valtorta, R. R., Mari, S., Durante, F., &amp; Volpato, C. (2023). </w:t>
      </w:r>
      <w:r w:rsidRPr="00753F1A">
        <w:t xml:space="preserve">Effects of objective and subjective indicators of economic inequality on subjective well‐being: Underlying mechanisms. </w:t>
      </w:r>
      <w:r w:rsidRPr="00753F1A">
        <w:rPr>
          <w:i/>
          <w:iCs/>
        </w:rPr>
        <w:t>Journal of Applied Social Psychology</w:t>
      </w:r>
      <w:r w:rsidRPr="00753F1A">
        <w:t xml:space="preserve">, </w:t>
      </w:r>
      <w:r w:rsidRPr="00753F1A">
        <w:rPr>
          <w:i/>
          <w:iCs/>
        </w:rPr>
        <w:t>53</w:t>
      </w:r>
      <w:r w:rsidRPr="00753F1A">
        <w:t>(2), 85–100. https://doi.org/10.1111/jasp.12928</w:t>
      </w:r>
    </w:p>
    <w:p w14:paraId="19A91443" w14:textId="77777777" w:rsidR="0074629F" w:rsidRPr="00753F1A" w:rsidRDefault="0074629F" w:rsidP="00DE69B0">
      <w:pPr>
        <w:pStyle w:val="Bibliography"/>
        <w:spacing w:line="240" w:lineRule="auto"/>
      </w:pPr>
      <w:r w:rsidRPr="00753F1A">
        <w:t xml:space="preserve">Volscho, T. W., &amp; Kelly, N. J. (2012). The Rise of the Super-Rich: Power Resources, Taxes, Financial Markets, and the Dynamics of the Top 1 Percent, 1949 to 2008. </w:t>
      </w:r>
      <w:r w:rsidRPr="00753F1A">
        <w:rPr>
          <w:i/>
          <w:iCs/>
        </w:rPr>
        <w:t>American Sociological Review</w:t>
      </w:r>
      <w:r w:rsidRPr="00753F1A">
        <w:t xml:space="preserve">, </w:t>
      </w:r>
      <w:r w:rsidRPr="00753F1A">
        <w:rPr>
          <w:i/>
          <w:iCs/>
        </w:rPr>
        <w:t>77</w:t>
      </w:r>
      <w:r w:rsidRPr="00753F1A">
        <w:t>(5), 679–699. https://doi.org/10.1177/0003122412458508</w:t>
      </w:r>
    </w:p>
    <w:p w14:paraId="067B196C" w14:textId="77777777" w:rsidR="0074629F" w:rsidRPr="00753F1A" w:rsidRDefault="0074629F" w:rsidP="00DE69B0">
      <w:pPr>
        <w:pStyle w:val="Bibliography"/>
        <w:spacing w:line="240" w:lineRule="auto"/>
      </w:pPr>
      <w:r w:rsidRPr="00753F1A">
        <w:t xml:space="preserve">Watts, D. J., &amp; Strogatz, S. H. (1998). Collective dynamics of ‘small-world’ networks. </w:t>
      </w:r>
      <w:r w:rsidRPr="00753F1A">
        <w:rPr>
          <w:i/>
          <w:iCs/>
        </w:rPr>
        <w:t>Nature</w:t>
      </w:r>
      <w:r w:rsidRPr="00753F1A">
        <w:t xml:space="preserve">, </w:t>
      </w:r>
      <w:r w:rsidRPr="00753F1A">
        <w:rPr>
          <w:i/>
          <w:iCs/>
        </w:rPr>
        <w:t>393</w:t>
      </w:r>
      <w:r w:rsidRPr="00753F1A">
        <w:t>(6684), 440–442. https://doi.org/10.1038/30918</w:t>
      </w:r>
    </w:p>
    <w:p w14:paraId="3B8AF7DC" w14:textId="77777777" w:rsidR="0074629F" w:rsidRPr="00753F1A" w:rsidRDefault="0074629F" w:rsidP="00DE69B0">
      <w:pPr>
        <w:pStyle w:val="Bibliography"/>
        <w:spacing w:line="240" w:lineRule="auto"/>
      </w:pPr>
      <w:r w:rsidRPr="00753F1A">
        <w:t xml:space="preserve">Wilkinson, R. G., &amp; Pickett, K. E. (2009). Income Inequality and Social Dysfunction. </w:t>
      </w:r>
      <w:r w:rsidRPr="00753F1A">
        <w:rPr>
          <w:i/>
          <w:iCs/>
        </w:rPr>
        <w:t>Annual Review of Sociology</w:t>
      </w:r>
      <w:r w:rsidRPr="00753F1A">
        <w:t xml:space="preserve">, </w:t>
      </w:r>
      <w:r w:rsidRPr="00753F1A">
        <w:rPr>
          <w:i/>
          <w:iCs/>
        </w:rPr>
        <w:t>35</w:t>
      </w:r>
      <w:r w:rsidRPr="00753F1A">
        <w:t>(1), 493–511. https://doi.org/10.1146/annurev-soc-070308-115926</w:t>
      </w:r>
    </w:p>
    <w:p w14:paraId="5D539287" w14:textId="77777777" w:rsidR="0074629F" w:rsidRPr="00753F1A" w:rsidRDefault="0074629F" w:rsidP="00DE69B0">
      <w:pPr>
        <w:pStyle w:val="Bibliography"/>
        <w:spacing w:line="240" w:lineRule="auto"/>
      </w:pPr>
      <w:r w:rsidRPr="00753F1A">
        <w:t xml:space="preserve">Zwicker, M. V., Nohlen, H. U., Dalege, J., Gruter, G.-J. M., &amp; Harreveld, F. van. (2020). Applying an attitude network approach to consumer behaviour towards plastic. </w:t>
      </w:r>
      <w:r w:rsidRPr="00753F1A">
        <w:rPr>
          <w:i/>
          <w:iCs/>
        </w:rPr>
        <w:t>Journal of Environmental Psychology</w:t>
      </w:r>
      <w:r w:rsidRPr="00753F1A">
        <w:t xml:space="preserve">, </w:t>
      </w:r>
      <w:r w:rsidRPr="00753F1A">
        <w:rPr>
          <w:i/>
          <w:iCs/>
        </w:rPr>
        <w:t>69</w:t>
      </w:r>
      <w:r w:rsidRPr="00753F1A">
        <w:t>, 101433. https://doi.org/10.1016/j.jenvp.2020.101433</w:t>
      </w:r>
    </w:p>
    <w:p w14:paraId="73F86FB3" w14:textId="77777777" w:rsidR="00346552" w:rsidRDefault="00E75D96">
      <w:pPr>
        <w:divId w:val="1959604419"/>
      </w:pPr>
      <w:r w:rsidRPr="00753F1A">
        <w:fldChar w:fldCharType="end"/>
      </w:r>
    </w:p>
    <w:sdt>
      <w:sdtPr>
        <w:alias w:val="SmartCite Bibliography"/>
        <w:tag w:val="American Psychological Association 7th edition+{&quot;language&quot;:&quot;en-US&quot;,&quot;isSectionsModeOn&quot;:false}"/>
        <w:id w:val="1224789047"/>
        <w:placeholder>
          <w:docPart w:val="DefaultPlaceholder_-1854013440"/>
        </w:placeholder>
      </w:sdtPr>
      <w:sdtContent>
        <w:p w14:paraId="6C299DD8" w14:textId="77777777" w:rsidR="001A7B6D" w:rsidRPr="00732737" w:rsidRDefault="001A7B6D">
          <w:pPr>
            <w:divId w:val="383719369"/>
            <w:rPr>
              <w:rFonts w:eastAsia="Times New Roman"/>
              <w:kern w:val="0"/>
              <w:szCs w:val="24"/>
              <w14:ligatures w14:val="none"/>
            </w:rPr>
          </w:pPr>
          <w:r w:rsidRPr="001A7B6D">
            <w:rPr>
              <w:rFonts w:eastAsia="Times New Roman"/>
            </w:rPr>
            <w:br/>
          </w:r>
        </w:p>
        <w:p w14:paraId="13996367" w14:textId="77777777" w:rsidR="001A7B6D" w:rsidRPr="00732737" w:rsidRDefault="001A7B6D">
          <w:pPr>
            <w:pStyle w:val="Bibliography1"/>
            <w:ind w:left="300" w:hanging="300"/>
            <w:divId w:val="383719369"/>
            <w:rPr>
              <w:sz w:val="22"/>
            </w:rPr>
          </w:pPr>
          <w:r w:rsidRPr="00732737">
            <w:rPr>
              <w:sz w:val="22"/>
            </w:rPr>
            <w:lastRenderedPageBreak/>
            <w:t xml:space="preserve">Alesina, A., &amp; Glaeser, E. (2004). </w:t>
          </w:r>
          <w:r w:rsidRPr="00732737">
            <w:rPr>
              <w:i/>
              <w:iCs/>
              <w:sz w:val="22"/>
            </w:rPr>
            <w:t>Fighting Poverty in the US and Europe</w:t>
          </w:r>
          <w:r w:rsidRPr="00732737">
            <w:rPr>
              <w:sz w:val="22"/>
            </w:rPr>
            <w:t xml:space="preserve">. Oxford University Press. </w:t>
          </w:r>
          <w:hyperlink r:id="rId14" w:history="1">
            <w:r w:rsidRPr="00732737">
              <w:rPr>
                <w:rStyle w:val="Hyperlink"/>
                <w:sz w:val="22"/>
              </w:rPr>
              <w:t>https://doi.org/10.1093/0199267669.001.0001</w:t>
            </w:r>
          </w:hyperlink>
        </w:p>
        <w:p w14:paraId="7E872AAD" w14:textId="77777777" w:rsidR="001A7B6D" w:rsidRPr="00732737" w:rsidRDefault="001A7B6D">
          <w:pPr>
            <w:pStyle w:val="Bibliography1"/>
            <w:ind w:left="300" w:hanging="300"/>
            <w:divId w:val="383719369"/>
            <w:rPr>
              <w:sz w:val="22"/>
            </w:rPr>
          </w:pPr>
          <w:r w:rsidRPr="00732737">
            <w:rPr>
              <w:sz w:val="22"/>
            </w:rPr>
            <w:t xml:space="preserve">Choi, G. (2021). Individuals’ socioeconomic position, inequality perceptions, and redistributive preferences in OECD countries. </w:t>
          </w:r>
          <w:r w:rsidRPr="00732737">
            <w:rPr>
              <w:i/>
              <w:iCs/>
              <w:sz w:val="22"/>
            </w:rPr>
            <w:t>The Journal of Economic Inequality</w:t>
          </w:r>
          <w:r w:rsidRPr="00732737">
            <w:rPr>
              <w:sz w:val="22"/>
            </w:rPr>
            <w:t xml:space="preserve">, </w:t>
          </w:r>
          <w:r w:rsidRPr="00732737">
            <w:rPr>
              <w:i/>
              <w:iCs/>
              <w:sz w:val="22"/>
            </w:rPr>
            <w:t>19</w:t>
          </w:r>
          <w:r w:rsidRPr="00732737">
            <w:rPr>
              <w:sz w:val="22"/>
            </w:rPr>
            <w:t xml:space="preserve">(2), 239–264. </w:t>
          </w:r>
          <w:hyperlink r:id="rId15" w:history="1">
            <w:r w:rsidRPr="00732737">
              <w:rPr>
                <w:rStyle w:val="Hyperlink"/>
                <w:sz w:val="22"/>
              </w:rPr>
              <w:t>https://doi.org/10.1007/s10888-020-09471-6</w:t>
            </w:r>
          </w:hyperlink>
        </w:p>
        <w:p w14:paraId="227D1AE5" w14:textId="77777777" w:rsidR="001A7B6D" w:rsidRPr="00732737" w:rsidRDefault="001A7B6D">
          <w:pPr>
            <w:pStyle w:val="Bibliography1"/>
            <w:ind w:left="300" w:hanging="300"/>
            <w:divId w:val="383719369"/>
            <w:rPr>
              <w:sz w:val="22"/>
            </w:rPr>
          </w:pPr>
          <w:r w:rsidRPr="00732737">
            <w:rPr>
              <w:sz w:val="22"/>
            </w:rPr>
            <w:t xml:space="preserve">Franetovic, G., &amp; Castillo, J.-C. (2021). Preferences for Income Redistribution in Unequal Contexts: Changes in Latin America Between 2008 and 2018. </w:t>
          </w:r>
          <w:r w:rsidRPr="00732737">
            <w:rPr>
              <w:i/>
              <w:iCs/>
              <w:sz w:val="22"/>
            </w:rPr>
            <w:t>Frontiers in Sociology</w:t>
          </w:r>
          <w:r w:rsidRPr="00732737">
            <w:rPr>
              <w:sz w:val="22"/>
            </w:rPr>
            <w:t xml:space="preserve">, </w:t>
          </w:r>
          <w:r w:rsidRPr="00732737">
            <w:rPr>
              <w:i/>
              <w:iCs/>
              <w:sz w:val="22"/>
            </w:rPr>
            <w:t>7</w:t>
          </w:r>
          <w:r w:rsidRPr="00732737">
            <w:rPr>
              <w:sz w:val="22"/>
            </w:rPr>
            <w:t xml:space="preserve">, 806458. </w:t>
          </w:r>
          <w:hyperlink r:id="rId16" w:history="1">
            <w:r w:rsidRPr="00732737">
              <w:rPr>
                <w:rStyle w:val="Hyperlink"/>
                <w:sz w:val="22"/>
              </w:rPr>
              <w:t>https://doi.org/10.3389/fsoc.2022.806458</w:t>
            </w:r>
          </w:hyperlink>
        </w:p>
        <w:p w14:paraId="347D9A56" w14:textId="77777777" w:rsidR="001A7B6D" w:rsidRPr="00732737" w:rsidRDefault="001A7B6D">
          <w:pPr>
            <w:pStyle w:val="Bibliography1"/>
            <w:ind w:left="300" w:hanging="300"/>
            <w:divId w:val="383719369"/>
            <w:rPr>
              <w:sz w:val="22"/>
            </w:rPr>
          </w:pPr>
          <w:r w:rsidRPr="00732737">
            <w:rPr>
              <w:sz w:val="22"/>
            </w:rPr>
            <w:t xml:space="preserve">García‐Castro, J. D., García‐Sánchez, E., Montoya‐Lozano, M., &amp; Rodríguez‐Bailón, R. (2022). The perception of economic inequality in everyday life: My friends with the most and least money. </w:t>
          </w:r>
          <w:r w:rsidRPr="00732737">
            <w:rPr>
              <w:i/>
              <w:iCs/>
              <w:sz w:val="22"/>
            </w:rPr>
            <w:t>Asian Journal of Social Psychology</w:t>
          </w:r>
          <w:r w:rsidRPr="00732737">
            <w:rPr>
              <w:sz w:val="22"/>
            </w:rPr>
            <w:t xml:space="preserve">, </w:t>
          </w:r>
          <w:r w:rsidRPr="00732737">
            <w:rPr>
              <w:i/>
              <w:iCs/>
              <w:sz w:val="22"/>
            </w:rPr>
            <w:t>25</w:t>
          </w:r>
          <w:r w:rsidRPr="00732737">
            <w:rPr>
              <w:sz w:val="22"/>
            </w:rPr>
            <w:t xml:space="preserve">(1), 20–34. </w:t>
          </w:r>
          <w:hyperlink r:id="rId17" w:history="1">
            <w:r w:rsidRPr="00732737">
              <w:rPr>
                <w:rStyle w:val="Hyperlink"/>
                <w:sz w:val="22"/>
              </w:rPr>
              <w:t>https://doi.org/10.1111/ajsp.12476</w:t>
            </w:r>
          </w:hyperlink>
        </w:p>
        <w:p w14:paraId="5196923C" w14:textId="77777777" w:rsidR="001A7B6D" w:rsidRPr="00732737" w:rsidRDefault="001A7B6D">
          <w:pPr>
            <w:pStyle w:val="Bibliography1"/>
            <w:ind w:left="300" w:hanging="300"/>
            <w:divId w:val="383719369"/>
            <w:rPr>
              <w:sz w:val="22"/>
            </w:rPr>
          </w:pPr>
          <w:r w:rsidRPr="00732737">
            <w:rPr>
              <w:sz w:val="22"/>
            </w:rPr>
            <w:t xml:space="preserve">García‐Sánchez, E., Osborne, D., Willis, G. B., &amp; Rodríguez‐Bailón, R. (2020). Attitudes towards redistribution and the interplay between perceptions and beliefs about inequality. </w:t>
          </w:r>
          <w:r w:rsidRPr="00732737">
            <w:rPr>
              <w:i/>
              <w:iCs/>
              <w:sz w:val="22"/>
            </w:rPr>
            <w:t>British Journal of Social Psychology</w:t>
          </w:r>
          <w:r w:rsidRPr="00732737">
            <w:rPr>
              <w:sz w:val="22"/>
            </w:rPr>
            <w:t xml:space="preserve">, </w:t>
          </w:r>
          <w:r w:rsidRPr="00732737">
            <w:rPr>
              <w:i/>
              <w:iCs/>
              <w:sz w:val="22"/>
            </w:rPr>
            <w:t>59</w:t>
          </w:r>
          <w:r w:rsidRPr="00732737">
            <w:rPr>
              <w:sz w:val="22"/>
            </w:rPr>
            <w:t xml:space="preserve">(1), 111–136. </w:t>
          </w:r>
          <w:hyperlink r:id="rId18" w:history="1">
            <w:r w:rsidRPr="00732737">
              <w:rPr>
                <w:rStyle w:val="Hyperlink"/>
                <w:sz w:val="22"/>
              </w:rPr>
              <w:t>https://doi.org/10.1111/bjso.12326</w:t>
            </w:r>
          </w:hyperlink>
        </w:p>
        <w:p w14:paraId="1874DC18" w14:textId="77777777" w:rsidR="001A7B6D" w:rsidRPr="00732737" w:rsidRDefault="001A7B6D">
          <w:pPr>
            <w:pStyle w:val="Bibliography1"/>
            <w:ind w:left="300" w:hanging="300"/>
            <w:divId w:val="383719369"/>
            <w:rPr>
              <w:sz w:val="22"/>
            </w:rPr>
          </w:pPr>
          <w:r w:rsidRPr="00732737">
            <w:rPr>
              <w:sz w:val="22"/>
            </w:rPr>
            <w:t xml:space="preserve">Hjerm, M., &amp; Schnabel, A. (2012). How much heterogeneity can the welfare state endure? The influence of heterogeneity on attitudes to the welfare state. </w:t>
          </w:r>
          <w:r w:rsidRPr="00732737">
            <w:rPr>
              <w:i/>
              <w:iCs/>
              <w:sz w:val="22"/>
            </w:rPr>
            <w:t>Nations and Nationalism</w:t>
          </w:r>
          <w:r w:rsidRPr="00732737">
            <w:rPr>
              <w:sz w:val="22"/>
            </w:rPr>
            <w:t xml:space="preserve">, </w:t>
          </w:r>
          <w:r w:rsidRPr="00732737">
            <w:rPr>
              <w:i/>
              <w:iCs/>
              <w:sz w:val="22"/>
            </w:rPr>
            <w:t>18</w:t>
          </w:r>
          <w:r w:rsidRPr="00732737">
            <w:rPr>
              <w:sz w:val="22"/>
            </w:rPr>
            <w:t xml:space="preserve">(2), 346–369. </w:t>
          </w:r>
          <w:hyperlink r:id="rId19" w:history="1">
            <w:r w:rsidRPr="00732737">
              <w:rPr>
                <w:rStyle w:val="Hyperlink"/>
                <w:sz w:val="22"/>
              </w:rPr>
              <w:t>https://doi.org/10.1111/j.1469-8129.2011.00523.x</w:t>
            </w:r>
          </w:hyperlink>
        </w:p>
        <w:p w14:paraId="562C4575" w14:textId="77777777" w:rsidR="001A7B6D" w:rsidRPr="00732737" w:rsidRDefault="001A7B6D">
          <w:pPr>
            <w:pStyle w:val="Bibliography1"/>
            <w:ind w:left="300" w:hanging="300"/>
            <w:divId w:val="383719369"/>
            <w:rPr>
              <w:sz w:val="22"/>
            </w:rPr>
          </w:pPr>
          <w:r w:rsidRPr="00732737">
            <w:rPr>
              <w:sz w:val="22"/>
            </w:rPr>
            <w:t xml:space="preserve">Jasso, G. (2023). Fifty Years of Justice Research. </w:t>
          </w:r>
          <w:r w:rsidRPr="00732737">
            <w:rPr>
              <w:i/>
              <w:iCs/>
              <w:sz w:val="22"/>
            </w:rPr>
            <w:t>Social Justice Research</w:t>
          </w:r>
          <w:r w:rsidRPr="00732737">
            <w:rPr>
              <w:sz w:val="22"/>
            </w:rPr>
            <w:t xml:space="preserve">, 1–20. </w:t>
          </w:r>
          <w:hyperlink r:id="rId20" w:history="1">
            <w:r w:rsidRPr="00732737">
              <w:rPr>
                <w:rStyle w:val="Hyperlink"/>
                <w:sz w:val="22"/>
              </w:rPr>
              <w:t>https://doi.org/10.1007/s11211-023-00419-5</w:t>
            </w:r>
          </w:hyperlink>
        </w:p>
        <w:p w14:paraId="7B7170F1" w14:textId="77777777" w:rsidR="001A7B6D" w:rsidRPr="00732737" w:rsidRDefault="001A7B6D">
          <w:pPr>
            <w:pStyle w:val="Bibliography1"/>
            <w:ind w:left="300" w:hanging="300"/>
            <w:divId w:val="383719369"/>
            <w:rPr>
              <w:sz w:val="22"/>
            </w:rPr>
          </w:pPr>
          <w:r w:rsidRPr="00732737">
            <w:rPr>
              <w:sz w:val="22"/>
            </w:rPr>
            <w:t xml:space="preserve">Langsæther, P. E., &amp; Evans, G. (2020). More than self‐interest: Why different classes have different attitudes to income inequality. </w:t>
          </w:r>
          <w:r w:rsidRPr="00732737">
            <w:rPr>
              <w:i/>
              <w:iCs/>
              <w:sz w:val="22"/>
            </w:rPr>
            <w:t>The British Journal of Sociology</w:t>
          </w:r>
          <w:r w:rsidRPr="00732737">
            <w:rPr>
              <w:sz w:val="22"/>
            </w:rPr>
            <w:t xml:space="preserve">, </w:t>
          </w:r>
          <w:r w:rsidRPr="00732737">
            <w:rPr>
              <w:i/>
              <w:iCs/>
              <w:sz w:val="22"/>
            </w:rPr>
            <w:t>71</w:t>
          </w:r>
          <w:r w:rsidRPr="00732737">
            <w:rPr>
              <w:sz w:val="22"/>
            </w:rPr>
            <w:t xml:space="preserve">(4), 594–607. </w:t>
          </w:r>
          <w:hyperlink r:id="rId21" w:history="1">
            <w:r w:rsidRPr="00732737">
              <w:rPr>
                <w:rStyle w:val="Hyperlink"/>
                <w:sz w:val="22"/>
              </w:rPr>
              <w:t>https://doi.org/10.1111/1468-4446.12747</w:t>
            </w:r>
          </w:hyperlink>
        </w:p>
        <w:p w14:paraId="4A06CCC7" w14:textId="77777777" w:rsidR="001A7B6D" w:rsidRPr="00732737" w:rsidRDefault="001A7B6D">
          <w:pPr>
            <w:pStyle w:val="Bibliography1"/>
            <w:ind w:left="300" w:hanging="300"/>
            <w:divId w:val="383719369"/>
            <w:rPr>
              <w:sz w:val="22"/>
            </w:rPr>
          </w:pPr>
          <w:r w:rsidRPr="00732737">
            <w:rPr>
              <w:sz w:val="22"/>
            </w:rPr>
            <w:t xml:space="preserve">McCall, L. (2013). </w:t>
          </w:r>
          <w:r w:rsidRPr="00732737">
            <w:rPr>
              <w:i/>
              <w:iCs/>
              <w:sz w:val="22"/>
            </w:rPr>
            <w:t>The Undeserving Rich American Beliefs about Inequality, Opportunity, and Redistribution</w:t>
          </w:r>
          <w:r w:rsidRPr="00732737">
            <w:rPr>
              <w:sz w:val="22"/>
            </w:rPr>
            <w:t>.</w:t>
          </w:r>
        </w:p>
        <w:p w14:paraId="01EAD89F" w14:textId="77777777" w:rsidR="001A7B6D" w:rsidRPr="00732737" w:rsidRDefault="001A7B6D">
          <w:pPr>
            <w:pStyle w:val="Bibliography1"/>
            <w:ind w:left="300" w:hanging="300"/>
            <w:divId w:val="383719369"/>
            <w:rPr>
              <w:sz w:val="22"/>
            </w:rPr>
          </w:pPr>
          <w:r w:rsidRPr="00732737">
            <w:rPr>
              <w:sz w:val="22"/>
            </w:rPr>
            <w:t xml:space="preserve">McCall, L., Burk, D., Laperrière, M., &amp; Richeson, J. A. (2017). Exposure to rising inequality shapes Americans’ opportunity beliefs and policy support. </w:t>
          </w:r>
          <w:r w:rsidRPr="00732737">
            <w:rPr>
              <w:i/>
              <w:iCs/>
              <w:sz w:val="22"/>
            </w:rPr>
            <w:t>Proceedings of the National Academy of Sciences</w:t>
          </w:r>
          <w:r w:rsidRPr="00732737">
            <w:rPr>
              <w:sz w:val="22"/>
            </w:rPr>
            <w:t xml:space="preserve">, </w:t>
          </w:r>
          <w:r w:rsidRPr="00732737">
            <w:rPr>
              <w:i/>
              <w:iCs/>
              <w:sz w:val="22"/>
            </w:rPr>
            <w:t>114</w:t>
          </w:r>
          <w:r w:rsidRPr="00732737">
            <w:rPr>
              <w:sz w:val="22"/>
            </w:rPr>
            <w:t xml:space="preserve">(36), 9593–9598. </w:t>
          </w:r>
          <w:hyperlink r:id="rId22" w:history="1">
            <w:r w:rsidRPr="00732737">
              <w:rPr>
                <w:rStyle w:val="Hyperlink"/>
                <w:sz w:val="22"/>
              </w:rPr>
              <w:t>https://doi.org/10.1073/pnas.1706253114</w:t>
            </w:r>
          </w:hyperlink>
        </w:p>
        <w:p w14:paraId="2984F593" w14:textId="77777777" w:rsidR="001A7B6D" w:rsidRPr="00732737" w:rsidRDefault="001A7B6D">
          <w:pPr>
            <w:pStyle w:val="Bibliography1"/>
            <w:ind w:left="300" w:hanging="300"/>
            <w:divId w:val="383719369"/>
            <w:rPr>
              <w:sz w:val="22"/>
            </w:rPr>
          </w:pPr>
          <w:r w:rsidRPr="00732737">
            <w:rPr>
              <w:sz w:val="22"/>
            </w:rPr>
            <w:t xml:space="preserve">Mijs, J. J. B., &amp; Roe, E. L. (2021). Is America coming apart? Socioeconomic segregation in neighborhoods, schools, workplaces, and social networks, 1970–2020. </w:t>
          </w:r>
          <w:r w:rsidRPr="00732737">
            <w:rPr>
              <w:i/>
              <w:iCs/>
              <w:sz w:val="22"/>
            </w:rPr>
            <w:t>Sociology Compass</w:t>
          </w:r>
          <w:r w:rsidRPr="00732737">
            <w:rPr>
              <w:sz w:val="22"/>
            </w:rPr>
            <w:t xml:space="preserve">, </w:t>
          </w:r>
          <w:r w:rsidRPr="00732737">
            <w:rPr>
              <w:i/>
              <w:iCs/>
              <w:sz w:val="22"/>
            </w:rPr>
            <w:t>15</w:t>
          </w:r>
          <w:r w:rsidRPr="00732737">
            <w:rPr>
              <w:sz w:val="22"/>
            </w:rPr>
            <w:t xml:space="preserve">(6), 1–16. </w:t>
          </w:r>
          <w:hyperlink r:id="rId23" w:history="1">
            <w:r w:rsidRPr="00732737">
              <w:rPr>
                <w:rStyle w:val="Hyperlink"/>
                <w:sz w:val="22"/>
              </w:rPr>
              <w:t>https://doi.org/10.1111/soc4.12884</w:t>
            </w:r>
          </w:hyperlink>
        </w:p>
        <w:p w14:paraId="6CCDC984" w14:textId="77777777" w:rsidR="001A7B6D" w:rsidRPr="00732737" w:rsidRDefault="001A7B6D">
          <w:pPr>
            <w:pStyle w:val="Bibliography1"/>
            <w:ind w:left="300" w:hanging="300"/>
            <w:divId w:val="383719369"/>
            <w:rPr>
              <w:sz w:val="22"/>
            </w:rPr>
          </w:pPr>
          <w:r w:rsidRPr="00732737">
            <w:rPr>
              <w:sz w:val="22"/>
            </w:rPr>
            <w:t xml:space="preserve">Piketty, T., &amp; Saez, E. (2014). Inequality in the long run. </w:t>
          </w:r>
          <w:r w:rsidRPr="00732737">
            <w:rPr>
              <w:i/>
              <w:iCs/>
              <w:sz w:val="22"/>
            </w:rPr>
            <w:t>Science</w:t>
          </w:r>
          <w:r w:rsidRPr="00732737">
            <w:rPr>
              <w:sz w:val="22"/>
            </w:rPr>
            <w:t xml:space="preserve">, </w:t>
          </w:r>
          <w:r w:rsidRPr="00732737">
            <w:rPr>
              <w:i/>
              <w:iCs/>
              <w:sz w:val="22"/>
            </w:rPr>
            <w:t>344</w:t>
          </w:r>
          <w:r w:rsidRPr="00732737">
            <w:rPr>
              <w:sz w:val="22"/>
            </w:rPr>
            <w:t xml:space="preserve">(6186), 838–843. </w:t>
          </w:r>
          <w:hyperlink r:id="rId24" w:history="1">
            <w:r w:rsidRPr="00732737">
              <w:rPr>
                <w:rStyle w:val="Hyperlink"/>
                <w:sz w:val="22"/>
              </w:rPr>
              <w:t>https://doi.org/10.1126/science.1251936</w:t>
            </w:r>
          </w:hyperlink>
        </w:p>
        <w:p w14:paraId="2DB8B7E1" w14:textId="77777777" w:rsidR="001A7B6D" w:rsidRPr="00732737" w:rsidRDefault="001A7B6D">
          <w:pPr>
            <w:pStyle w:val="Bibliography1"/>
            <w:ind w:left="300" w:hanging="300"/>
            <w:divId w:val="383719369"/>
            <w:rPr>
              <w:sz w:val="22"/>
            </w:rPr>
          </w:pPr>
          <w:r w:rsidRPr="00732737">
            <w:rPr>
              <w:sz w:val="22"/>
            </w:rPr>
            <w:t xml:space="preserve">Redmond, G., Schnepf, S. V., &amp; Suhrcke, M. (2002). </w:t>
          </w:r>
          <w:r w:rsidRPr="00732737">
            <w:rPr>
              <w:i/>
              <w:iCs/>
              <w:sz w:val="22"/>
            </w:rPr>
            <w:t>Attitudes to inequality after ten years of transition</w:t>
          </w:r>
          <w:r w:rsidRPr="00732737">
            <w:rPr>
              <w:sz w:val="22"/>
            </w:rPr>
            <w:t>. UNICEF Innocenti Research Centre Florence.</w:t>
          </w:r>
        </w:p>
        <w:p w14:paraId="2272EE02" w14:textId="77777777" w:rsidR="001A7B6D" w:rsidRPr="00732737" w:rsidRDefault="001A7B6D">
          <w:pPr>
            <w:pStyle w:val="Bibliography1"/>
            <w:ind w:left="300" w:hanging="300"/>
            <w:divId w:val="383719369"/>
            <w:rPr>
              <w:sz w:val="22"/>
            </w:rPr>
          </w:pPr>
          <w:r w:rsidRPr="00732737">
            <w:rPr>
              <w:sz w:val="22"/>
            </w:rPr>
            <w:t xml:space="preserve">Shariff, A. F., Wiwad, D., &amp; Aknin, L. B. (2016). Income Mobility Breeds Tolerance for Income Inequality. </w:t>
          </w:r>
          <w:r w:rsidRPr="00732737">
            <w:rPr>
              <w:i/>
              <w:iCs/>
              <w:sz w:val="22"/>
            </w:rPr>
            <w:t>Perspectives on Psychological Science</w:t>
          </w:r>
          <w:r w:rsidRPr="00732737">
            <w:rPr>
              <w:sz w:val="22"/>
            </w:rPr>
            <w:t xml:space="preserve">, </w:t>
          </w:r>
          <w:r w:rsidRPr="00732737">
            <w:rPr>
              <w:i/>
              <w:iCs/>
              <w:sz w:val="22"/>
            </w:rPr>
            <w:t>11</w:t>
          </w:r>
          <w:r w:rsidRPr="00732737">
            <w:rPr>
              <w:sz w:val="22"/>
            </w:rPr>
            <w:t xml:space="preserve">(3), 373–380. </w:t>
          </w:r>
          <w:hyperlink r:id="rId25" w:history="1">
            <w:r w:rsidRPr="00732737">
              <w:rPr>
                <w:rStyle w:val="Hyperlink"/>
                <w:sz w:val="22"/>
              </w:rPr>
              <w:t>https://doi.org/10.1177/1745691616635596</w:t>
            </w:r>
          </w:hyperlink>
        </w:p>
        <w:p w14:paraId="2E219034" w14:textId="77777777" w:rsidR="001A7B6D" w:rsidRPr="00732737" w:rsidRDefault="001A7B6D">
          <w:pPr>
            <w:pStyle w:val="Bibliography1"/>
            <w:ind w:left="300" w:hanging="300"/>
            <w:divId w:val="383719369"/>
            <w:rPr>
              <w:sz w:val="22"/>
            </w:rPr>
          </w:pPr>
          <w:r w:rsidRPr="00732737">
            <w:rPr>
              <w:sz w:val="22"/>
            </w:rPr>
            <w:t xml:space="preserve">Wilkinson, R. G., &amp; Pickett, K. E. (2009). Income Inequality and Social Dysfunction. </w:t>
          </w:r>
          <w:r w:rsidRPr="00732737">
            <w:rPr>
              <w:i/>
              <w:iCs/>
              <w:sz w:val="22"/>
            </w:rPr>
            <w:t>Annual Review of Sociology</w:t>
          </w:r>
          <w:r w:rsidRPr="00732737">
            <w:rPr>
              <w:sz w:val="22"/>
            </w:rPr>
            <w:t xml:space="preserve">, </w:t>
          </w:r>
          <w:r w:rsidRPr="00732737">
            <w:rPr>
              <w:i/>
              <w:iCs/>
              <w:sz w:val="22"/>
            </w:rPr>
            <w:t>35</w:t>
          </w:r>
          <w:r w:rsidRPr="00732737">
            <w:rPr>
              <w:sz w:val="22"/>
            </w:rPr>
            <w:t xml:space="preserve">(1), 493–511. </w:t>
          </w:r>
          <w:hyperlink r:id="rId26" w:history="1">
            <w:r w:rsidRPr="00732737">
              <w:rPr>
                <w:rStyle w:val="Hyperlink"/>
                <w:sz w:val="22"/>
              </w:rPr>
              <w:t>https://doi.org/10.1146/annurev-soc-070308-115926</w:t>
            </w:r>
          </w:hyperlink>
        </w:p>
        <w:p w14:paraId="58A5EDAF" w14:textId="77777777" w:rsidR="001A7B6D" w:rsidRPr="00732737" w:rsidRDefault="001A7B6D">
          <w:pPr>
            <w:pStyle w:val="Bibliography1"/>
            <w:ind w:left="300" w:hanging="300"/>
            <w:divId w:val="383719369"/>
            <w:rPr>
              <w:sz w:val="22"/>
            </w:rPr>
          </w:pPr>
          <w:r w:rsidRPr="00732737">
            <w:rPr>
              <w:sz w:val="22"/>
            </w:rPr>
            <w:lastRenderedPageBreak/>
            <w:t xml:space="preserve">Wright, G. (2018). The Political Implications of American Concerns About Economic Inequality. </w:t>
          </w:r>
          <w:r w:rsidRPr="00732737">
            <w:rPr>
              <w:i/>
              <w:iCs/>
              <w:sz w:val="22"/>
            </w:rPr>
            <w:t>Political Behavior</w:t>
          </w:r>
          <w:r w:rsidRPr="00732737">
            <w:rPr>
              <w:sz w:val="22"/>
            </w:rPr>
            <w:t xml:space="preserve">, </w:t>
          </w:r>
          <w:r w:rsidRPr="00732737">
            <w:rPr>
              <w:i/>
              <w:iCs/>
              <w:sz w:val="22"/>
            </w:rPr>
            <w:t>40</w:t>
          </w:r>
          <w:r w:rsidRPr="00732737">
            <w:rPr>
              <w:sz w:val="22"/>
            </w:rPr>
            <w:t xml:space="preserve">(2), 321–343. </w:t>
          </w:r>
          <w:hyperlink r:id="rId27" w:history="1">
            <w:r w:rsidRPr="00732737">
              <w:rPr>
                <w:rStyle w:val="Hyperlink"/>
                <w:sz w:val="22"/>
              </w:rPr>
              <w:t>https://doi.org/10.1007/s11109-017-9399-3</w:t>
            </w:r>
          </w:hyperlink>
        </w:p>
        <w:p w14:paraId="514F3ED5" w14:textId="709C47C2" w:rsidR="00E75D96" w:rsidRPr="00753F1A" w:rsidRDefault="001A7B6D" w:rsidP="00873377">
          <w:r w:rsidRPr="001A7B6D">
            <w:rPr>
              <w:rFonts w:eastAsia="Times New Roman"/>
            </w:rPr>
            <w:t> </w:t>
          </w:r>
        </w:p>
      </w:sdtContent>
    </w:sdt>
    <w:sectPr w:rsidR="00E75D96" w:rsidRPr="00753F1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73A93A" w14:textId="77777777" w:rsidR="002A3488" w:rsidRDefault="002A3488" w:rsidP="007E7B00">
      <w:r>
        <w:separator/>
      </w:r>
    </w:p>
  </w:endnote>
  <w:endnote w:type="continuationSeparator" w:id="0">
    <w:p w14:paraId="1657086D" w14:textId="77777777" w:rsidR="002A3488" w:rsidRDefault="002A3488" w:rsidP="007E7B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3AC6EB" w14:textId="77777777" w:rsidR="002A3488" w:rsidRDefault="002A3488" w:rsidP="007E7B00">
      <w:r>
        <w:separator/>
      </w:r>
    </w:p>
  </w:footnote>
  <w:footnote w:type="continuationSeparator" w:id="0">
    <w:p w14:paraId="2ED249E8" w14:textId="77777777" w:rsidR="002A3488" w:rsidRDefault="002A3488" w:rsidP="007E7B00">
      <w:r>
        <w:continuationSeparator/>
      </w:r>
    </w:p>
  </w:footnote>
  <w:footnote w:id="1">
    <w:p w14:paraId="1A1A5526" w14:textId="714210E8" w:rsidR="00544CDC" w:rsidRPr="00544CDC" w:rsidRDefault="00544CDC">
      <w:pPr>
        <w:pStyle w:val="FootnoteText"/>
      </w:pPr>
      <w:r>
        <w:rPr>
          <w:rStyle w:val="FootnoteReference"/>
        </w:rPr>
        <w:footnoteRef/>
      </w:r>
      <w:r>
        <w:t xml:space="preserve"> </w:t>
      </w:r>
      <w:r w:rsidRPr="007B0DB1">
        <w:t xml:space="preserve">In the remainder of the article, </w:t>
      </w:r>
      <w:r>
        <w:t xml:space="preserve">network nodes are </w:t>
      </w:r>
      <w:r w:rsidR="00D01E70">
        <w:t>indicated</w:t>
      </w:r>
      <w:r>
        <w:t xml:space="preserve"> in italics.</w:t>
      </w:r>
    </w:p>
  </w:footnote>
  <w:footnote w:id="2">
    <w:p w14:paraId="28BF64EF" w14:textId="4E97AEB4" w:rsidR="00852050" w:rsidRPr="00852050" w:rsidRDefault="00852050">
      <w:pPr>
        <w:pStyle w:val="FootnoteText"/>
      </w:pPr>
      <w:r>
        <w:rPr>
          <w:rStyle w:val="FootnoteReference"/>
        </w:rPr>
        <w:footnoteRef/>
      </w:r>
      <w:r>
        <w:t xml:space="preserve"> As a robustness check, H1 and H2 are also tested on the binary network (see </w:t>
      </w:r>
      <w:r w:rsidR="00343044">
        <w:t>Results section</w:t>
      </w:r>
      <w:r>
        <w:t>).</w:t>
      </w:r>
    </w:p>
  </w:footnote>
  <w:footnote w:id="3">
    <w:p w14:paraId="12FB611E" w14:textId="07AEB7D0" w:rsidR="00020DED" w:rsidRPr="00020DED" w:rsidRDefault="00020DED">
      <w:pPr>
        <w:pStyle w:val="FootnoteText"/>
      </w:pPr>
      <w:r>
        <w:rPr>
          <w:rStyle w:val="FootnoteReference"/>
        </w:rPr>
        <w:footnoteRef/>
      </w:r>
      <w:r>
        <w:t xml:space="preserve"> To cumulate with past research, the clustering coefficient and the ASPL are calculated from the absolute and unweighted adjacency matrix.</w:t>
      </w:r>
    </w:p>
  </w:footnote>
  <w:footnote w:id="4">
    <w:p w14:paraId="4B8A7690" w14:textId="036AE703" w:rsidR="00C21D91" w:rsidRPr="00C21D91" w:rsidRDefault="00C21D91">
      <w:pPr>
        <w:pStyle w:val="FootnoteText"/>
      </w:pPr>
      <w:r>
        <w:rPr>
          <w:rStyle w:val="FootnoteReference"/>
        </w:rPr>
        <w:footnoteRef/>
      </w:r>
      <w:r>
        <w:t xml:space="preserve"> </w:t>
      </w:r>
      <w:r w:rsidRPr="00C21D91">
        <w:t xml:space="preserve">Variables were truncated </w:t>
      </w:r>
      <w:r>
        <w:t xml:space="preserve">considering </w:t>
      </w:r>
      <w:r w:rsidRPr="00C21D91">
        <w:t>their mean values</w:t>
      </w:r>
      <w:r>
        <w:t xml:space="preserve">. Descriptives are made available in Table 2 of the </w:t>
      </w:r>
      <w:r w:rsidR="009361F6">
        <w:t>Supplemental Material</w:t>
      </w:r>
      <w:r>
        <w:t xml:space="preserve">. Additional analyses confirmed dichotomization of all nodes following different </w:t>
      </w:r>
      <w:r w:rsidR="009361F6">
        <w:t>criteria</w:t>
      </w:r>
      <w:r>
        <w:t xml:space="preserve"> (truncation at two, or </w:t>
      </w:r>
      <w:del w:id="112" w:author="Arturo Bertero" w:date="2024-04-23T12:12:00Z">
        <w:r w:rsidDel="00593A70">
          <w:delText xml:space="preserve">at </w:delText>
        </w:r>
      </w:del>
      <w:r>
        <w:t xml:space="preserve">three out of five points) </w:t>
      </w:r>
      <w:del w:id="113" w:author="Arturo Bertero" w:date="2024-04-23T12:12:00Z">
        <w:r w:rsidR="00852050" w:rsidDel="00593A70">
          <w:delText>marginally impact</w:delText>
        </w:r>
        <w:r w:rsidR="000A4037" w:rsidDel="00593A70">
          <w:delText>s</w:delText>
        </w:r>
      </w:del>
      <w:ins w:id="114" w:author="Arturo Bertero" w:date="2024-04-23T12:12:00Z">
        <w:r w:rsidR="00593A70">
          <w:t>does not impact</w:t>
        </w:r>
      </w:ins>
      <w:del w:id="115" w:author="Arturo Bertero" w:date="2024-04-23T12:13:00Z">
        <w:r w:rsidR="00852050" w:rsidDel="00593A70">
          <w:delText xml:space="preserve"> </w:delText>
        </w:r>
      </w:del>
      <w:r w:rsidR="00852050">
        <w:t>the</w:t>
      </w:r>
      <w:r>
        <w:t xml:space="preserve"> estimated network</w:t>
      </w:r>
      <w:ins w:id="116" w:author="Arturo Bertero" w:date="2024-04-23T12:13:00Z">
        <w:r w:rsidR="00593A70">
          <w:t xml:space="preserve"> meaningfully</w:t>
        </w:r>
      </w:ins>
      <w:r>
        <w:t xml:space="preserve">. </w:t>
      </w:r>
    </w:p>
  </w:footnote>
  <w:footnote w:id="5">
    <w:p w14:paraId="294E9714" w14:textId="1F20CBDC" w:rsidR="00B32C4F" w:rsidRPr="00B32C4F" w:rsidRDefault="00B32C4F">
      <w:pPr>
        <w:pStyle w:val="FootnoteText"/>
      </w:pPr>
      <w:r>
        <w:rPr>
          <w:rStyle w:val="FootnoteReference"/>
        </w:rPr>
        <w:footnoteRef/>
      </w:r>
      <w:r>
        <w:t xml:space="preserve"> </w:t>
      </w:r>
      <w:r w:rsidRPr="00B32C4F">
        <w:t xml:space="preserve">That is, the sum of </w:t>
      </w:r>
      <w:r>
        <w:t>the values of the state of all nodes (either -1 or +1). Hence, the sum scores range between -</w:t>
      </w:r>
      <w:r w:rsidR="00F96D4F">
        <w:t>22</w:t>
      </w:r>
      <w:r>
        <w:t xml:space="preserve"> (all evaluative reactions are not endorsed) and +</w:t>
      </w:r>
      <w:r w:rsidR="00F96D4F">
        <w:t>22</w:t>
      </w:r>
      <w:r>
        <w:t xml:space="preserve"> (every item is endorsed)</w:t>
      </w:r>
      <w:r w:rsidR="00F96D4F">
        <w:t>.</w:t>
      </w:r>
    </w:p>
  </w:footnote>
  <w:footnote w:id="6">
    <w:p w14:paraId="4E5116BF" w14:textId="545DEF2E" w:rsidR="005274BF" w:rsidRPr="005274BF" w:rsidRDefault="005274BF">
      <w:pPr>
        <w:pStyle w:val="FootnoteText"/>
      </w:pPr>
      <w:r>
        <w:rPr>
          <w:rStyle w:val="FootnoteReference"/>
        </w:rPr>
        <w:footnoteRef/>
      </w:r>
      <w:r>
        <w:t xml:space="preserve"> </w:t>
      </w:r>
      <w:r w:rsidR="005F4974">
        <w:t>P</w:t>
      </w:r>
      <w:r>
        <w:t xml:space="preserve">arameters </w:t>
      </w:r>
      <w:r w:rsidR="005F4974">
        <w:t xml:space="preserve">are selected to maintain comparability with </w:t>
      </w:r>
      <w:r>
        <w:t>the other studies adopting this simulation strategy</w:t>
      </w:r>
      <w:r w:rsidR="000A4037">
        <w:t xml:space="preserve"> </w:t>
      </w:r>
      <w:r w:rsidR="000A4037" w:rsidRPr="00753F1A">
        <w:fldChar w:fldCharType="begin"/>
      </w:r>
      <w:r w:rsidR="000A4037" w:rsidRPr="00753F1A">
        <w:instrText xml:space="preserve"> ADDIN ZOTERO_ITEM CSL_CITATION {"citationID":"1SyWzQ0n","properties":{"formattedCitation":"(Dalege, Borsboom, Harreveld, &amp; Maas, 2017; Schlicht-Schm\\uc0\\u228{}lzle et al., 2018)","plainCitation":"(Dalege, Borsboom, Harreveld, &amp; Maas, 2017; Schlicht-Schmälzle et al., 2018)","noteIndex":0},"citationItems":[{"id":1271,"uris":["http://zotero.org/groups/5379819/items/596QF49S"],"itemData":{"id":1271,"type":"article-journal","abstract":"In this article, we provide a brief tutorial on the estimation, analysis, and simulation on attitude networks using the programming language R. We first discuss what a network is and subsequently show how one can estimate a regularized network on typical attitude data. For this, we use open-access data on the attitudes toward Barack Obama during the 2012 American presidential election. Second, we show how one can calculate standard network measures such as community structure, centrality, and connectivity on this estimated attitude network. Third, we show how one can simulate from an estimated attitude network to derive predictions from attitude networks. By this, we highlight that network theory provides a framework for both testing and developing formalized hypotheses on attitudes and related core social psychological constructs.","container-title":"Social Psychological and Personality Science","DOI":"10.1177/1948550617709827","ISSN":"1948-5506","issue":"5","language":"en","page":"528–537","title":"Network Analysis on Attitudes: A Brief Tutorial","title-short":"Network Analysis on Attitudes","volume":"8","author":[{"family":"Dalege","given":"Jonas"},{"family":"Borsboom","given":"Denny"},{"family":"Harreveld","given":"Frenk","dropping-particle":"van"},{"family":"Maas","given":"Han L. J.","dropping-particle":"van der"}],"issued":{"date-parts":[["2017",7]]}}},{"id":1245,"uris":["http://zotero.org/groups/5373452/items/XMXPSA23"],"itemData":{"id":1245,"type":"article-journal","abstract":"How are evaluative reactions pertaining post-national citizenship identities interrelated and what are the potential mechanisms how post-national identities evolve? Previous efforts to operationalize and measure post-national citizenship identities leave it open how people’s stances on different issues are related and suffer from a variety of theoretical and methodological shortcomings regarding the nature of political attitudes and ideologies. A recently proposed approach conceptualizes ideologies as networks of causally connected evaluative reactions to individual issues. Individual evaluative reactions form the nodes in a network model, and these nodes can influence each other via linked edges, thereby giving rise to a dynamic thoughts system of networked political and identity-related views. To examine this system at large, we apply network analysis to data from the European Values Study. Specifically, we investigate 33 evaluative reactions regarding national and supra-national identity, diversity, global empathy, global environmentalism, immigration, and supra-national politics. The results reveal a strongly connected network of citizenship identity-related attitudes. A community analysis reveals larger clusters of strongly related evaluative reactions, which are connected via bridges and hub nodes. Centrality analysis identifies evaluative reactions that are strategically positioned in the network, and network simulations indicate that persuasion attempts targeted at such nodes have greater potential to influence the larger citizenship identity than changes of more peripheral attitude nodes. We lastly show that socio-demographic characteristics are not only associated with the overall level of post-national citizenship, but also with the network structure, suggesting that these structural differences can affect the network function as people develop national or post-national citizenship identities, or respond to external events. These results provide new insights into the structure of post-national identities and the mechanism how post-national identities might evolve. We end with a discussion of future opportunities to study networked attitudes in the context of civic and citizenship education.","container-title":"PLoS ONE","DOI":"10.1371/journal.pone.0208241","issue":"12","note":"PMID: 30507967\nPMCID: PMC6277102","page":"e0208241","title":"An attitude network analysis of post-national citizenship identities","volume":"13","author":[{"family":"Schlicht-Schmälzle","given":"Raphaela"},{"family":"Chykina","given":"Volha"},{"family":"Schmälzle","given":"Ralf"}],"issued":{"date-parts":[["2018"]]}}}],"schema":"https://github.com/citation-style-language/schema/raw/master/csl-citation.json"} </w:instrText>
      </w:r>
      <w:r w:rsidR="000A4037" w:rsidRPr="00753F1A">
        <w:fldChar w:fldCharType="separate"/>
      </w:r>
      <w:r w:rsidR="000A4037" w:rsidRPr="00753F1A">
        <w:rPr>
          <w:kern w:val="0"/>
        </w:rPr>
        <w:t>(Dalege, Borsboom, Harreveld, &amp; Maas, 2017; Schlicht-Schmälzle et al., 2018)</w:t>
      </w:r>
      <w:r w:rsidR="000A4037" w:rsidRPr="00753F1A">
        <w:fldChar w:fldCharType="end"/>
      </w:r>
      <w:r>
        <w:t xml:space="preserve">. </w:t>
      </w:r>
    </w:p>
  </w:footnote>
  <w:footnote w:id="7">
    <w:p w14:paraId="7B931D54" w14:textId="64EE542F" w:rsidR="001119FC" w:rsidRPr="001119FC" w:rsidRDefault="001119FC">
      <w:pPr>
        <w:pStyle w:val="FootnoteText"/>
      </w:pPr>
      <w:r>
        <w:rPr>
          <w:rStyle w:val="FootnoteReference"/>
        </w:rPr>
        <w:footnoteRef/>
      </w:r>
      <w:r>
        <w:t xml:space="preserve"> </w:t>
      </w:r>
      <w:r w:rsidR="00C74C39">
        <w:t>Throughout the article t</w:t>
      </w:r>
      <w:r>
        <w:t xml:space="preserve">he magnitude of network edges </w:t>
      </w:r>
      <w:r w:rsidR="00C74C39">
        <w:t xml:space="preserve">is </w:t>
      </w:r>
      <w:r>
        <w:t xml:space="preserve">described by the mean value </w:t>
      </w:r>
      <w:r w:rsidR="00641433">
        <w:t xml:space="preserve">of </w:t>
      </w:r>
      <w:r>
        <w:t xml:space="preserve">the parameters scored across all </w:t>
      </w:r>
      <w:r w:rsidR="00641433">
        <w:t xml:space="preserve">bootstrapped samples. </w:t>
      </w:r>
      <w:r w:rsidR="00076524">
        <w:t>Reference to the point estimates of the parameters</w:t>
      </w:r>
      <w:r>
        <w:t xml:space="preserve"> </w:t>
      </w:r>
      <w:r w:rsidR="00076524">
        <w:t xml:space="preserve">are indicated with </w:t>
      </w:r>
      <w:r w:rsidR="00076524" w:rsidRPr="00076524">
        <w:t>ω</w:t>
      </w:r>
      <w:r w:rsidR="00C74C39">
        <w:t xml:space="preserve"> instead</w:t>
      </w:r>
      <w:r w:rsidR="00076524">
        <w:rPr>
          <w:i/>
          <w:iCs/>
        </w:rPr>
        <w:t xml:space="preserve">. </w:t>
      </w:r>
    </w:p>
  </w:footnote>
  <w:footnote w:id="8">
    <w:p w14:paraId="3A4617CE" w14:textId="2E31A5C0" w:rsidR="00760DBE" w:rsidRPr="00B93206" w:rsidRDefault="004431B8">
      <w:pPr>
        <w:pStyle w:val="FootnoteText"/>
        <w:rPr>
          <w:rPrChange w:id="135" w:author="Arturo Bertero" w:date="2024-04-24T10:31:00Z">
            <w:rPr>
              <w:lang w:val="it-IT"/>
            </w:rPr>
          </w:rPrChange>
        </w:rPr>
      </w:pPr>
      <w:r>
        <w:rPr>
          <w:rStyle w:val="FootnoteReference"/>
        </w:rPr>
        <w:footnoteRef/>
      </w:r>
      <w:r w:rsidRPr="00B93206">
        <w:rPr>
          <w:rPrChange w:id="136" w:author="Arturo Bertero" w:date="2024-04-24T10:31:00Z">
            <w:rPr>
              <w:lang w:val="it-IT"/>
            </w:rPr>
          </w:rPrChange>
        </w:rPr>
        <w:t xml:space="preserve"> </w:t>
      </w:r>
      <w:r w:rsidRPr="00B93206">
        <w:rPr>
          <w:color w:val="000000" w:themeColor="text1"/>
          <w:rPrChange w:id="137" w:author="Arturo Bertero" w:date="2024-04-24T10:31:00Z">
            <w:rPr>
              <w:color w:val="000000" w:themeColor="text1"/>
              <w:lang w:val="it-IT"/>
            </w:rPr>
          </w:rPrChange>
        </w:rPr>
        <w:t>CI</w:t>
      </w:r>
      <w:r w:rsidR="004246FB" w:rsidRPr="00B93206">
        <w:rPr>
          <w:i/>
          <w:iCs/>
          <w:color w:val="000000" w:themeColor="text1"/>
          <w:vertAlign w:val="subscript"/>
          <w:rPrChange w:id="138" w:author="Arturo Bertero" w:date="2024-04-24T10:31:00Z">
            <w:rPr>
              <w:i/>
              <w:iCs/>
              <w:color w:val="000000" w:themeColor="text1"/>
              <w:vertAlign w:val="subscript"/>
              <w:lang w:val="it-IT"/>
            </w:rPr>
          </w:rPrChange>
        </w:rPr>
        <w:t>ineq_p-race</w:t>
      </w:r>
      <w:r w:rsidRPr="00B93206">
        <w:rPr>
          <w:color w:val="000000" w:themeColor="text1"/>
          <w:rPrChange w:id="139" w:author="Arturo Bertero" w:date="2024-04-24T10:31:00Z">
            <w:rPr>
              <w:color w:val="000000" w:themeColor="text1"/>
              <w:lang w:val="it-IT"/>
            </w:rPr>
          </w:rPrChange>
        </w:rPr>
        <w:t>= -1.835</w:t>
      </w:r>
      <w:r w:rsidR="00EA7CCF" w:rsidRPr="00B93206">
        <w:rPr>
          <w:color w:val="000000" w:themeColor="text1"/>
          <w:rPrChange w:id="140" w:author="Arturo Bertero" w:date="2024-04-24T10:31:00Z">
            <w:rPr>
              <w:color w:val="000000" w:themeColor="text1"/>
              <w:lang w:val="it-IT"/>
            </w:rPr>
          </w:rPrChange>
        </w:rPr>
        <w:t>,</w:t>
      </w:r>
      <w:r w:rsidRPr="00B93206">
        <w:rPr>
          <w:color w:val="000000" w:themeColor="text1"/>
          <w:rPrChange w:id="141" w:author="Arturo Bertero" w:date="2024-04-24T10:31:00Z">
            <w:rPr>
              <w:color w:val="000000" w:themeColor="text1"/>
              <w:lang w:val="it-IT"/>
            </w:rPr>
          </w:rPrChange>
        </w:rPr>
        <w:t xml:space="preserve"> 1.121</w:t>
      </w:r>
      <w:r w:rsidR="00EA7CCF" w:rsidRPr="00B93206">
        <w:rPr>
          <w:color w:val="000000" w:themeColor="text1"/>
          <w:rPrChange w:id="142" w:author="Arturo Bertero" w:date="2024-04-24T10:31:00Z">
            <w:rPr>
              <w:color w:val="000000" w:themeColor="text1"/>
              <w:lang w:val="it-IT"/>
            </w:rPr>
          </w:rPrChange>
        </w:rPr>
        <w:t>;</w:t>
      </w:r>
      <w:r w:rsidRPr="00B93206">
        <w:rPr>
          <w:color w:val="000000" w:themeColor="text1"/>
          <w:rPrChange w:id="143" w:author="Arturo Bertero" w:date="2024-04-24T10:31:00Z">
            <w:rPr>
              <w:color w:val="000000" w:themeColor="text1"/>
              <w:lang w:val="it-IT"/>
            </w:rPr>
          </w:rPrChange>
        </w:rPr>
        <w:t xml:space="preserve"> CI</w:t>
      </w:r>
      <w:r w:rsidR="004246FB" w:rsidRPr="00B93206">
        <w:rPr>
          <w:color w:val="000000" w:themeColor="text1"/>
          <w:vertAlign w:val="subscript"/>
          <w:rPrChange w:id="144" w:author="Arturo Bertero" w:date="2024-04-24T10:31:00Z">
            <w:rPr>
              <w:color w:val="000000" w:themeColor="text1"/>
              <w:vertAlign w:val="subscript"/>
              <w:lang w:val="it-IT"/>
            </w:rPr>
          </w:rPrChange>
        </w:rPr>
        <w:t>ineq_p-redis_p</w:t>
      </w:r>
      <w:r w:rsidRPr="00B93206">
        <w:rPr>
          <w:color w:val="000000" w:themeColor="text1"/>
          <w:rPrChange w:id="145" w:author="Arturo Bertero" w:date="2024-04-24T10:31:00Z">
            <w:rPr>
              <w:color w:val="000000" w:themeColor="text1"/>
              <w:lang w:val="it-IT"/>
            </w:rPr>
          </w:rPrChange>
        </w:rPr>
        <w:t>= -2.102</w:t>
      </w:r>
      <w:r w:rsidR="00EA7CCF" w:rsidRPr="00B93206">
        <w:rPr>
          <w:color w:val="000000" w:themeColor="text1"/>
          <w:rPrChange w:id="146" w:author="Arturo Bertero" w:date="2024-04-24T10:31:00Z">
            <w:rPr>
              <w:color w:val="000000" w:themeColor="text1"/>
              <w:lang w:val="it-IT"/>
            </w:rPr>
          </w:rPrChange>
        </w:rPr>
        <w:t>,</w:t>
      </w:r>
      <w:r w:rsidRPr="00B93206">
        <w:rPr>
          <w:color w:val="000000" w:themeColor="text1"/>
          <w:rPrChange w:id="147" w:author="Arturo Bertero" w:date="2024-04-24T10:31:00Z">
            <w:rPr>
              <w:color w:val="000000" w:themeColor="text1"/>
              <w:lang w:val="it-IT"/>
            </w:rPr>
          </w:rPrChange>
        </w:rPr>
        <w:t xml:space="preserve"> 1.072</w:t>
      </w:r>
      <w:r w:rsidR="00EA7CCF" w:rsidRPr="00B93206">
        <w:rPr>
          <w:color w:val="000000" w:themeColor="text1"/>
          <w:rPrChange w:id="148" w:author="Arturo Bertero" w:date="2024-04-24T10:31:00Z">
            <w:rPr>
              <w:color w:val="000000" w:themeColor="text1"/>
              <w:lang w:val="it-IT"/>
            </w:rPr>
          </w:rPrChange>
        </w:rPr>
        <w:t>;</w:t>
      </w:r>
      <w:r w:rsidRPr="00B93206">
        <w:rPr>
          <w:color w:val="000000" w:themeColor="text1"/>
          <w:rPrChange w:id="149" w:author="Arturo Bertero" w:date="2024-04-24T10:31:00Z">
            <w:rPr>
              <w:color w:val="000000" w:themeColor="text1"/>
              <w:lang w:val="it-IT"/>
            </w:rPr>
          </w:rPrChange>
        </w:rPr>
        <w:t xml:space="preserve"> </w:t>
      </w:r>
      <w:r w:rsidR="00CA67DD" w:rsidRPr="00B93206">
        <w:rPr>
          <w:color w:val="000000" w:themeColor="text1"/>
          <w:rPrChange w:id="150" w:author="Arturo Bertero" w:date="2024-04-24T10:31:00Z">
            <w:rPr>
              <w:color w:val="000000" w:themeColor="text1"/>
              <w:lang w:val="it-IT"/>
            </w:rPr>
          </w:rPrChange>
        </w:rPr>
        <w:t>CI</w:t>
      </w:r>
      <w:r w:rsidR="004246FB" w:rsidRPr="00B93206">
        <w:rPr>
          <w:color w:val="000000" w:themeColor="text1"/>
          <w:vertAlign w:val="subscript"/>
          <w:rPrChange w:id="151" w:author="Arturo Bertero" w:date="2024-04-24T10:31:00Z">
            <w:rPr>
              <w:color w:val="000000" w:themeColor="text1"/>
              <w:vertAlign w:val="subscript"/>
              <w:lang w:val="it-IT"/>
            </w:rPr>
          </w:rPrChange>
        </w:rPr>
        <w:t>redis_p</w:t>
      </w:r>
      <w:r w:rsidR="00CA67DD" w:rsidRPr="00B93206">
        <w:rPr>
          <w:color w:val="000000" w:themeColor="text1"/>
          <w:vertAlign w:val="subscript"/>
          <w:rPrChange w:id="152" w:author="Arturo Bertero" w:date="2024-04-24T10:31:00Z">
            <w:rPr>
              <w:color w:val="000000" w:themeColor="text1"/>
              <w:vertAlign w:val="subscript"/>
              <w:lang w:val="it-IT"/>
            </w:rPr>
          </w:rPrChange>
        </w:rPr>
        <w:t xml:space="preserve">-race </w:t>
      </w:r>
      <w:r w:rsidR="00CA67DD" w:rsidRPr="00B93206">
        <w:rPr>
          <w:color w:val="000000" w:themeColor="text1"/>
          <w:rPrChange w:id="153" w:author="Arturo Bertero" w:date="2024-04-24T10:31:00Z">
            <w:rPr>
              <w:color w:val="000000" w:themeColor="text1"/>
              <w:lang w:val="it-IT"/>
            </w:rPr>
          </w:rPrChange>
        </w:rPr>
        <w:t>= -1.142</w:t>
      </w:r>
      <w:r w:rsidR="00EA7CCF" w:rsidRPr="00B93206">
        <w:rPr>
          <w:color w:val="000000" w:themeColor="text1"/>
          <w:rPrChange w:id="154" w:author="Arturo Bertero" w:date="2024-04-24T10:31:00Z">
            <w:rPr>
              <w:color w:val="000000" w:themeColor="text1"/>
              <w:lang w:val="it-IT"/>
            </w:rPr>
          </w:rPrChange>
        </w:rPr>
        <w:t>,</w:t>
      </w:r>
      <w:r w:rsidR="00CA67DD" w:rsidRPr="00B93206">
        <w:rPr>
          <w:color w:val="000000" w:themeColor="text1"/>
          <w:rPrChange w:id="155" w:author="Arturo Bertero" w:date="2024-04-24T10:31:00Z">
            <w:rPr>
              <w:color w:val="000000" w:themeColor="text1"/>
              <w:lang w:val="it-IT"/>
            </w:rPr>
          </w:rPrChange>
        </w:rPr>
        <w:t xml:space="preserve"> 1.552</w:t>
      </w:r>
      <w:r w:rsidR="00EA7CCF" w:rsidRPr="00B93206">
        <w:rPr>
          <w:color w:val="000000" w:themeColor="text1"/>
          <w:rPrChange w:id="156" w:author="Arturo Bertero" w:date="2024-04-24T10:31:00Z">
            <w:rPr>
              <w:color w:val="000000" w:themeColor="text1"/>
              <w:lang w:val="it-IT"/>
            </w:rPr>
          </w:rPrChange>
        </w:rPr>
        <w:t>;</w:t>
      </w:r>
      <w:r w:rsidR="00CA67DD" w:rsidRPr="00B93206">
        <w:rPr>
          <w:color w:val="000000" w:themeColor="text1"/>
          <w:rPrChange w:id="157" w:author="Arturo Bertero" w:date="2024-04-24T10:31:00Z">
            <w:rPr>
              <w:color w:val="000000" w:themeColor="text1"/>
              <w:lang w:val="it-IT"/>
            </w:rPr>
          </w:rPrChange>
        </w:rPr>
        <w:t xml:space="preserve"> CI</w:t>
      </w:r>
      <w:r w:rsidR="004246FB" w:rsidRPr="00B93206">
        <w:rPr>
          <w:color w:val="000000" w:themeColor="text1"/>
          <w:vertAlign w:val="subscript"/>
          <w:rPrChange w:id="158" w:author="Arturo Bertero" w:date="2024-04-24T10:31:00Z">
            <w:rPr>
              <w:color w:val="000000" w:themeColor="text1"/>
              <w:vertAlign w:val="subscript"/>
              <w:lang w:val="it-IT"/>
            </w:rPr>
          </w:rPrChange>
        </w:rPr>
        <w:t>redis_p</w:t>
      </w:r>
      <w:r w:rsidR="00CA67DD" w:rsidRPr="00B93206">
        <w:rPr>
          <w:color w:val="000000" w:themeColor="text1"/>
          <w:vertAlign w:val="subscript"/>
          <w:rPrChange w:id="159" w:author="Arturo Bertero" w:date="2024-04-24T10:31:00Z">
            <w:rPr>
              <w:color w:val="000000" w:themeColor="text1"/>
              <w:vertAlign w:val="subscript"/>
              <w:lang w:val="it-IT"/>
            </w:rPr>
          </w:rPrChange>
        </w:rPr>
        <w:t>-fami</w:t>
      </w:r>
      <w:r w:rsidR="00CA67DD" w:rsidRPr="00B93206">
        <w:rPr>
          <w:vertAlign w:val="subscript"/>
          <w:rPrChange w:id="160" w:author="Arturo Bertero" w:date="2024-04-24T10:31:00Z">
            <w:rPr>
              <w:vertAlign w:val="subscript"/>
              <w:lang w:val="it-IT"/>
            </w:rPr>
          </w:rPrChange>
        </w:rPr>
        <w:t xml:space="preserve">ly </w:t>
      </w:r>
      <w:r w:rsidR="00CA67DD" w:rsidRPr="00B93206">
        <w:rPr>
          <w:rPrChange w:id="161" w:author="Arturo Bertero" w:date="2024-04-24T10:31:00Z">
            <w:rPr>
              <w:lang w:val="it-IT"/>
            </w:rPr>
          </w:rPrChange>
        </w:rPr>
        <w:t>= -2.157</w:t>
      </w:r>
      <w:r w:rsidR="00EA7CCF" w:rsidRPr="00B93206">
        <w:rPr>
          <w:rPrChange w:id="162" w:author="Arturo Bertero" w:date="2024-04-24T10:31:00Z">
            <w:rPr>
              <w:lang w:val="it-IT"/>
            </w:rPr>
          </w:rPrChange>
        </w:rPr>
        <w:t>,</w:t>
      </w:r>
      <w:r w:rsidR="00CA67DD" w:rsidRPr="00B93206">
        <w:rPr>
          <w:rPrChange w:id="163" w:author="Arturo Bertero" w:date="2024-04-24T10:31:00Z">
            <w:rPr>
              <w:lang w:val="it-IT"/>
            </w:rPr>
          </w:rPrChange>
        </w:rPr>
        <w:t xml:space="preserve"> 0.32.</w:t>
      </w:r>
    </w:p>
  </w:footnote>
  <w:footnote w:id="9">
    <w:p w14:paraId="1FBA9079" w14:textId="40EDE5B4" w:rsidR="002D0BE6" w:rsidRPr="002D0BE6" w:rsidRDefault="002D0BE6">
      <w:pPr>
        <w:pStyle w:val="FootnoteText"/>
      </w:pPr>
      <w:r>
        <w:rPr>
          <w:rStyle w:val="FootnoteReference"/>
        </w:rPr>
        <w:footnoteRef/>
      </w:r>
      <w:r>
        <w:t xml:space="preserve"> CI</w:t>
      </w:r>
      <w:r>
        <w:rPr>
          <w:vertAlign w:val="subscript"/>
        </w:rPr>
        <w:t xml:space="preserve">ineq_p-family </w:t>
      </w:r>
      <w:r>
        <w:t xml:space="preserve">= </w:t>
      </w:r>
      <w:r w:rsidRPr="00CA67DD">
        <w:t>-2.938</w:t>
      </w:r>
      <w:r>
        <w:t>; -0.055.</w:t>
      </w:r>
    </w:p>
  </w:footnote>
  <w:footnote w:id="10">
    <w:p w14:paraId="573B1B38" w14:textId="2A57C8AE" w:rsidR="009224F7" w:rsidRPr="002D0BE6" w:rsidRDefault="009224F7">
      <w:pPr>
        <w:pStyle w:val="FootnoteText"/>
      </w:pPr>
      <w:r>
        <w:rPr>
          <w:rStyle w:val="FootnoteReference"/>
        </w:rPr>
        <w:footnoteRef/>
      </w:r>
      <w:r>
        <w:t xml:space="preserve"> </w:t>
      </w:r>
      <w:r w:rsidR="004246FB" w:rsidRPr="004246FB">
        <w:t>CI</w:t>
      </w:r>
      <w:r w:rsidR="004246FB" w:rsidRPr="00732737">
        <w:rPr>
          <w:vertAlign w:val="subscript"/>
        </w:rPr>
        <w:t>redis_p-connec</w:t>
      </w:r>
      <w:r w:rsidR="002D0BE6" w:rsidRPr="004246FB">
        <w:rPr>
          <w:vertAlign w:val="subscript"/>
        </w:rPr>
        <w:t xml:space="preserve"> </w:t>
      </w:r>
      <w:r w:rsidR="002D0BE6">
        <w:t xml:space="preserve">= </w:t>
      </w:r>
      <w:r w:rsidR="002D0BE6" w:rsidRPr="00CA67DD">
        <w:t>-2.</w:t>
      </w:r>
      <w:r w:rsidR="002D0BE6">
        <w:t>5</w:t>
      </w:r>
      <w:r w:rsidR="002D0BE6" w:rsidRPr="00CA67DD">
        <w:t>8</w:t>
      </w:r>
      <w:r w:rsidR="002D0BE6">
        <w:t>3; -0.146.</w:t>
      </w:r>
    </w:p>
  </w:footnote>
  <w:footnote w:id="11">
    <w:p w14:paraId="0F287416" w14:textId="73B9B557" w:rsidR="00F550F3" w:rsidRPr="00F550F3" w:rsidRDefault="00F550F3">
      <w:pPr>
        <w:pStyle w:val="FootnoteText"/>
      </w:pPr>
      <w:r>
        <w:rPr>
          <w:rStyle w:val="FootnoteReference"/>
        </w:rPr>
        <w:footnoteRef/>
      </w:r>
      <w:r>
        <w:t xml:space="preserve"> </w:t>
      </w:r>
      <w:r w:rsidRPr="00F550F3">
        <w:t xml:space="preserve">Respondents indicated it has </w:t>
      </w:r>
      <w:r>
        <w:t xml:space="preserve">an </w:t>
      </w:r>
      <w:r w:rsidRPr="00F550F3">
        <w:t xml:space="preserve">importance of </w:t>
      </w:r>
      <w:r w:rsidRPr="003201D6">
        <w:t>4.342</w:t>
      </w:r>
      <w:r>
        <w:t xml:space="preserve"> on a five-point scale (See Table 1 in the </w:t>
      </w:r>
      <w:r w:rsidR="009361F6">
        <w:t>Supplemental Material</w:t>
      </w:r>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186CCC"/>
    <w:multiLevelType w:val="hybridMultilevel"/>
    <w:tmpl w:val="F6DCEEE8"/>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16EE53BE"/>
    <w:multiLevelType w:val="hybridMultilevel"/>
    <w:tmpl w:val="7C30A950"/>
    <w:lvl w:ilvl="0" w:tplc="192AD60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EA0395C"/>
    <w:multiLevelType w:val="hybridMultilevel"/>
    <w:tmpl w:val="4B84863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DFD0750"/>
    <w:multiLevelType w:val="hybridMultilevel"/>
    <w:tmpl w:val="822EB2B6"/>
    <w:lvl w:ilvl="0" w:tplc="ADB20C7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04507EA"/>
    <w:multiLevelType w:val="hybridMultilevel"/>
    <w:tmpl w:val="608C36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23D5968"/>
    <w:multiLevelType w:val="hybridMultilevel"/>
    <w:tmpl w:val="40F44E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2CF4F1A"/>
    <w:multiLevelType w:val="hybridMultilevel"/>
    <w:tmpl w:val="9EE079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418868135">
    <w:abstractNumId w:val="2"/>
  </w:num>
  <w:num w:numId="2" w16cid:durableId="885138043">
    <w:abstractNumId w:val="1"/>
  </w:num>
  <w:num w:numId="3" w16cid:durableId="2126382355">
    <w:abstractNumId w:val="3"/>
  </w:num>
  <w:num w:numId="4" w16cid:durableId="1839029913">
    <w:abstractNumId w:val="6"/>
  </w:num>
  <w:num w:numId="5" w16cid:durableId="1693532243">
    <w:abstractNumId w:val="0"/>
  </w:num>
  <w:num w:numId="6" w16cid:durableId="1403485123">
    <w:abstractNumId w:val="4"/>
  </w:num>
  <w:num w:numId="7" w16cid:durableId="709648464">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rturo Bertero">
    <w15:presenceInfo w15:providerId="AD" w15:userId="S::arturo.bertero@unimi.it::7836ddc6-36bd-4156-a779-35d86058840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TYxNTI3MjW2MDE0szBR0lEKTi0uzszPAykwqQUANf8YWiwAAAA="/>
  </w:docVars>
  <w:rsids>
    <w:rsidRoot w:val="00654A75"/>
    <w:rsid w:val="00017825"/>
    <w:rsid w:val="00020DED"/>
    <w:rsid w:val="00024973"/>
    <w:rsid w:val="00057C11"/>
    <w:rsid w:val="000753A5"/>
    <w:rsid w:val="00076524"/>
    <w:rsid w:val="00083AF1"/>
    <w:rsid w:val="00094187"/>
    <w:rsid w:val="00094F8D"/>
    <w:rsid w:val="000A4037"/>
    <w:rsid w:val="000A61C9"/>
    <w:rsid w:val="000C3BCD"/>
    <w:rsid w:val="000D507B"/>
    <w:rsid w:val="000E10F2"/>
    <w:rsid w:val="000E31DB"/>
    <w:rsid w:val="000E4FFB"/>
    <w:rsid w:val="000E74B5"/>
    <w:rsid w:val="000F19FB"/>
    <w:rsid w:val="000F4F7E"/>
    <w:rsid w:val="0010211C"/>
    <w:rsid w:val="00106BEC"/>
    <w:rsid w:val="001119FC"/>
    <w:rsid w:val="00120E0E"/>
    <w:rsid w:val="0012415C"/>
    <w:rsid w:val="00124170"/>
    <w:rsid w:val="00125B9B"/>
    <w:rsid w:val="0014162F"/>
    <w:rsid w:val="00144E67"/>
    <w:rsid w:val="00146707"/>
    <w:rsid w:val="001526D6"/>
    <w:rsid w:val="001633B9"/>
    <w:rsid w:val="00174B79"/>
    <w:rsid w:val="0018696B"/>
    <w:rsid w:val="001909A6"/>
    <w:rsid w:val="001A6BC3"/>
    <w:rsid w:val="001A6EA8"/>
    <w:rsid w:val="001A7B6D"/>
    <w:rsid w:val="001A7CC4"/>
    <w:rsid w:val="001B4CCF"/>
    <w:rsid w:val="001C1580"/>
    <w:rsid w:val="001C1754"/>
    <w:rsid w:val="001C2E69"/>
    <w:rsid w:val="001C3252"/>
    <w:rsid w:val="001C4507"/>
    <w:rsid w:val="001C6D60"/>
    <w:rsid w:val="001D37D6"/>
    <w:rsid w:val="001E1240"/>
    <w:rsid w:val="001F3ACB"/>
    <w:rsid w:val="001F7BA8"/>
    <w:rsid w:val="00207D43"/>
    <w:rsid w:val="002253E9"/>
    <w:rsid w:val="00234F84"/>
    <w:rsid w:val="002370FF"/>
    <w:rsid w:val="002426AC"/>
    <w:rsid w:val="00246664"/>
    <w:rsid w:val="002549FE"/>
    <w:rsid w:val="0027000C"/>
    <w:rsid w:val="002756F9"/>
    <w:rsid w:val="00281FB5"/>
    <w:rsid w:val="0028488B"/>
    <w:rsid w:val="00287698"/>
    <w:rsid w:val="00291993"/>
    <w:rsid w:val="002A3252"/>
    <w:rsid w:val="002A3488"/>
    <w:rsid w:val="002B43B1"/>
    <w:rsid w:val="002C0431"/>
    <w:rsid w:val="002C5925"/>
    <w:rsid w:val="002D0BE6"/>
    <w:rsid w:val="002D19BE"/>
    <w:rsid w:val="002D6F4E"/>
    <w:rsid w:val="002E002E"/>
    <w:rsid w:val="002E6E04"/>
    <w:rsid w:val="002F67E5"/>
    <w:rsid w:val="00301220"/>
    <w:rsid w:val="0031494A"/>
    <w:rsid w:val="00321D6C"/>
    <w:rsid w:val="00334DBA"/>
    <w:rsid w:val="00335412"/>
    <w:rsid w:val="00343044"/>
    <w:rsid w:val="00346552"/>
    <w:rsid w:val="003532FE"/>
    <w:rsid w:val="00357BFF"/>
    <w:rsid w:val="003643B6"/>
    <w:rsid w:val="00366E0F"/>
    <w:rsid w:val="00381F13"/>
    <w:rsid w:val="003A27F5"/>
    <w:rsid w:val="003A4126"/>
    <w:rsid w:val="003C0FA4"/>
    <w:rsid w:val="003C3CBD"/>
    <w:rsid w:val="003C67BF"/>
    <w:rsid w:val="003D3F31"/>
    <w:rsid w:val="003D734A"/>
    <w:rsid w:val="003E241F"/>
    <w:rsid w:val="003E49E3"/>
    <w:rsid w:val="004245DD"/>
    <w:rsid w:val="004246FB"/>
    <w:rsid w:val="0043300A"/>
    <w:rsid w:val="004350C3"/>
    <w:rsid w:val="00440848"/>
    <w:rsid w:val="00442A69"/>
    <w:rsid w:val="004431B8"/>
    <w:rsid w:val="004666CE"/>
    <w:rsid w:val="00474A2B"/>
    <w:rsid w:val="004769B1"/>
    <w:rsid w:val="00477962"/>
    <w:rsid w:val="00485F20"/>
    <w:rsid w:val="00490121"/>
    <w:rsid w:val="004B6A10"/>
    <w:rsid w:val="004C021B"/>
    <w:rsid w:val="004D18F6"/>
    <w:rsid w:val="004D67D1"/>
    <w:rsid w:val="004E1217"/>
    <w:rsid w:val="004E34BB"/>
    <w:rsid w:val="004F407F"/>
    <w:rsid w:val="005069FC"/>
    <w:rsid w:val="00510087"/>
    <w:rsid w:val="00520C18"/>
    <w:rsid w:val="00523F43"/>
    <w:rsid w:val="005274BF"/>
    <w:rsid w:val="00535CCE"/>
    <w:rsid w:val="005411B8"/>
    <w:rsid w:val="00544537"/>
    <w:rsid w:val="00544BA3"/>
    <w:rsid w:val="00544CDC"/>
    <w:rsid w:val="00545EDF"/>
    <w:rsid w:val="00547EC8"/>
    <w:rsid w:val="00573F6A"/>
    <w:rsid w:val="00577CF5"/>
    <w:rsid w:val="0058352C"/>
    <w:rsid w:val="0059209B"/>
    <w:rsid w:val="00593A70"/>
    <w:rsid w:val="005B05DA"/>
    <w:rsid w:val="005E69CE"/>
    <w:rsid w:val="005F4974"/>
    <w:rsid w:val="00600DF3"/>
    <w:rsid w:val="00602CCD"/>
    <w:rsid w:val="00603412"/>
    <w:rsid w:val="00611D93"/>
    <w:rsid w:val="00615EBC"/>
    <w:rsid w:val="0062590A"/>
    <w:rsid w:val="0062631D"/>
    <w:rsid w:val="006273BF"/>
    <w:rsid w:val="0063422E"/>
    <w:rsid w:val="006411DE"/>
    <w:rsid w:val="00641433"/>
    <w:rsid w:val="006455E4"/>
    <w:rsid w:val="00654A75"/>
    <w:rsid w:val="00657E92"/>
    <w:rsid w:val="00671E8D"/>
    <w:rsid w:val="00674DC9"/>
    <w:rsid w:val="006805DD"/>
    <w:rsid w:val="006808BE"/>
    <w:rsid w:val="006B2793"/>
    <w:rsid w:val="006C0B4E"/>
    <w:rsid w:val="006E53B4"/>
    <w:rsid w:val="006E7D90"/>
    <w:rsid w:val="006F09E6"/>
    <w:rsid w:val="006F6791"/>
    <w:rsid w:val="006F77DA"/>
    <w:rsid w:val="00715E5C"/>
    <w:rsid w:val="00732737"/>
    <w:rsid w:val="00737AB8"/>
    <w:rsid w:val="00742A59"/>
    <w:rsid w:val="00742DDA"/>
    <w:rsid w:val="0074629F"/>
    <w:rsid w:val="00753F1A"/>
    <w:rsid w:val="0075587F"/>
    <w:rsid w:val="00760DBE"/>
    <w:rsid w:val="00760EEE"/>
    <w:rsid w:val="0078524A"/>
    <w:rsid w:val="007857A8"/>
    <w:rsid w:val="00786AFF"/>
    <w:rsid w:val="00786EAC"/>
    <w:rsid w:val="00791750"/>
    <w:rsid w:val="00796BD8"/>
    <w:rsid w:val="00796CA3"/>
    <w:rsid w:val="007B0AAE"/>
    <w:rsid w:val="007B0DB1"/>
    <w:rsid w:val="007C35A8"/>
    <w:rsid w:val="007C4261"/>
    <w:rsid w:val="007C56A6"/>
    <w:rsid w:val="007E7B00"/>
    <w:rsid w:val="007F5A6B"/>
    <w:rsid w:val="007F6245"/>
    <w:rsid w:val="008156B0"/>
    <w:rsid w:val="0081649E"/>
    <w:rsid w:val="00822482"/>
    <w:rsid w:val="0084455D"/>
    <w:rsid w:val="008515B6"/>
    <w:rsid w:val="00852050"/>
    <w:rsid w:val="00856C6D"/>
    <w:rsid w:val="00867FF4"/>
    <w:rsid w:val="0087018A"/>
    <w:rsid w:val="00873377"/>
    <w:rsid w:val="00875CC6"/>
    <w:rsid w:val="00885F61"/>
    <w:rsid w:val="008A0782"/>
    <w:rsid w:val="008A637C"/>
    <w:rsid w:val="008A72D2"/>
    <w:rsid w:val="008B28B1"/>
    <w:rsid w:val="008D1AF5"/>
    <w:rsid w:val="008D5550"/>
    <w:rsid w:val="008E17C3"/>
    <w:rsid w:val="008E36DD"/>
    <w:rsid w:val="00900613"/>
    <w:rsid w:val="009028D1"/>
    <w:rsid w:val="00911525"/>
    <w:rsid w:val="00917272"/>
    <w:rsid w:val="009224F7"/>
    <w:rsid w:val="00922BC5"/>
    <w:rsid w:val="00925DD6"/>
    <w:rsid w:val="00927443"/>
    <w:rsid w:val="0093437C"/>
    <w:rsid w:val="009361F6"/>
    <w:rsid w:val="00976C10"/>
    <w:rsid w:val="00976C1B"/>
    <w:rsid w:val="0097755A"/>
    <w:rsid w:val="00983B1E"/>
    <w:rsid w:val="00984178"/>
    <w:rsid w:val="009A28E1"/>
    <w:rsid w:val="009A2D7A"/>
    <w:rsid w:val="009B1DE1"/>
    <w:rsid w:val="009B4BD1"/>
    <w:rsid w:val="009B7CEE"/>
    <w:rsid w:val="009C6B07"/>
    <w:rsid w:val="009C7021"/>
    <w:rsid w:val="009C7A18"/>
    <w:rsid w:val="009D495C"/>
    <w:rsid w:val="009E0BE3"/>
    <w:rsid w:val="009E18A7"/>
    <w:rsid w:val="009E7588"/>
    <w:rsid w:val="009F4219"/>
    <w:rsid w:val="009F4A1A"/>
    <w:rsid w:val="009F5C9A"/>
    <w:rsid w:val="009F6299"/>
    <w:rsid w:val="00A07EF1"/>
    <w:rsid w:val="00A10C81"/>
    <w:rsid w:val="00A13334"/>
    <w:rsid w:val="00A150A8"/>
    <w:rsid w:val="00A41978"/>
    <w:rsid w:val="00A64E6A"/>
    <w:rsid w:val="00A678E2"/>
    <w:rsid w:val="00A70791"/>
    <w:rsid w:val="00A726CD"/>
    <w:rsid w:val="00A72E2D"/>
    <w:rsid w:val="00AA1FE6"/>
    <w:rsid w:val="00AE4A4F"/>
    <w:rsid w:val="00AF0C32"/>
    <w:rsid w:val="00AF4B3F"/>
    <w:rsid w:val="00B1337E"/>
    <w:rsid w:val="00B20D46"/>
    <w:rsid w:val="00B26C36"/>
    <w:rsid w:val="00B31B27"/>
    <w:rsid w:val="00B32C4F"/>
    <w:rsid w:val="00B35C2F"/>
    <w:rsid w:val="00B36082"/>
    <w:rsid w:val="00B4701D"/>
    <w:rsid w:val="00B51C46"/>
    <w:rsid w:val="00B54ADC"/>
    <w:rsid w:val="00B564B5"/>
    <w:rsid w:val="00B64BB3"/>
    <w:rsid w:val="00B6612C"/>
    <w:rsid w:val="00B67272"/>
    <w:rsid w:val="00B718DA"/>
    <w:rsid w:val="00B748E4"/>
    <w:rsid w:val="00B93206"/>
    <w:rsid w:val="00B957FC"/>
    <w:rsid w:val="00BA0532"/>
    <w:rsid w:val="00BA1720"/>
    <w:rsid w:val="00BA5513"/>
    <w:rsid w:val="00BB77DA"/>
    <w:rsid w:val="00BC01E6"/>
    <w:rsid w:val="00BC14B5"/>
    <w:rsid w:val="00BD3D23"/>
    <w:rsid w:val="00BE30D8"/>
    <w:rsid w:val="00BE4F34"/>
    <w:rsid w:val="00BF0A24"/>
    <w:rsid w:val="00BF2CA7"/>
    <w:rsid w:val="00BF5A86"/>
    <w:rsid w:val="00C131EE"/>
    <w:rsid w:val="00C15219"/>
    <w:rsid w:val="00C15D1A"/>
    <w:rsid w:val="00C21D91"/>
    <w:rsid w:val="00C248EA"/>
    <w:rsid w:val="00C25AFA"/>
    <w:rsid w:val="00C30E96"/>
    <w:rsid w:val="00C34D2C"/>
    <w:rsid w:val="00C4473E"/>
    <w:rsid w:val="00C44C21"/>
    <w:rsid w:val="00C45329"/>
    <w:rsid w:val="00C55595"/>
    <w:rsid w:val="00C66289"/>
    <w:rsid w:val="00C73912"/>
    <w:rsid w:val="00C74C39"/>
    <w:rsid w:val="00C75C0B"/>
    <w:rsid w:val="00C94AD4"/>
    <w:rsid w:val="00CA67DD"/>
    <w:rsid w:val="00CB4074"/>
    <w:rsid w:val="00CB5D76"/>
    <w:rsid w:val="00CC1CAE"/>
    <w:rsid w:val="00CE0A87"/>
    <w:rsid w:val="00CE0EA9"/>
    <w:rsid w:val="00CE541F"/>
    <w:rsid w:val="00CE55A3"/>
    <w:rsid w:val="00CF113D"/>
    <w:rsid w:val="00CF178C"/>
    <w:rsid w:val="00CF5015"/>
    <w:rsid w:val="00CF5D9C"/>
    <w:rsid w:val="00D01E70"/>
    <w:rsid w:val="00D06C50"/>
    <w:rsid w:val="00D11733"/>
    <w:rsid w:val="00D20168"/>
    <w:rsid w:val="00D20ED9"/>
    <w:rsid w:val="00D2322B"/>
    <w:rsid w:val="00D27D57"/>
    <w:rsid w:val="00D31DD4"/>
    <w:rsid w:val="00D37B73"/>
    <w:rsid w:val="00D42071"/>
    <w:rsid w:val="00D42117"/>
    <w:rsid w:val="00D44259"/>
    <w:rsid w:val="00D67F72"/>
    <w:rsid w:val="00D810A3"/>
    <w:rsid w:val="00D84548"/>
    <w:rsid w:val="00DB73F8"/>
    <w:rsid w:val="00DC15FA"/>
    <w:rsid w:val="00DD4D23"/>
    <w:rsid w:val="00DD4F27"/>
    <w:rsid w:val="00DD5F1E"/>
    <w:rsid w:val="00DE1D52"/>
    <w:rsid w:val="00DE69B0"/>
    <w:rsid w:val="00DF07FD"/>
    <w:rsid w:val="00E0663C"/>
    <w:rsid w:val="00E10379"/>
    <w:rsid w:val="00E441B3"/>
    <w:rsid w:val="00E44484"/>
    <w:rsid w:val="00E50427"/>
    <w:rsid w:val="00E52EE8"/>
    <w:rsid w:val="00E55C45"/>
    <w:rsid w:val="00E62E95"/>
    <w:rsid w:val="00E66DA1"/>
    <w:rsid w:val="00E7550E"/>
    <w:rsid w:val="00E75D96"/>
    <w:rsid w:val="00E81B32"/>
    <w:rsid w:val="00E87E02"/>
    <w:rsid w:val="00E97296"/>
    <w:rsid w:val="00EA7CCF"/>
    <w:rsid w:val="00EB440C"/>
    <w:rsid w:val="00EB5228"/>
    <w:rsid w:val="00EB6030"/>
    <w:rsid w:val="00EC7AFA"/>
    <w:rsid w:val="00ED21E2"/>
    <w:rsid w:val="00EE0301"/>
    <w:rsid w:val="00EF1DCB"/>
    <w:rsid w:val="00F0607A"/>
    <w:rsid w:val="00F323F7"/>
    <w:rsid w:val="00F4317E"/>
    <w:rsid w:val="00F463B5"/>
    <w:rsid w:val="00F51017"/>
    <w:rsid w:val="00F52CC4"/>
    <w:rsid w:val="00F53926"/>
    <w:rsid w:val="00F550F3"/>
    <w:rsid w:val="00F566C6"/>
    <w:rsid w:val="00F57F39"/>
    <w:rsid w:val="00F61F72"/>
    <w:rsid w:val="00F651AE"/>
    <w:rsid w:val="00F72F63"/>
    <w:rsid w:val="00F77955"/>
    <w:rsid w:val="00F800DA"/>
    <w:rsid w:val="00F82B67"/>
    <w:rsid w:val="00F91C7A"/>
    <w:rsid w:val="00F94752"/>
    <w:rsid w:val="00F96D4F"/>
    <w:rsid w:val="00FA1058"/>
    <w:rsid w:val="00FC3AB0"/>
    <w:rsid w:val="00FD561B"/>
    <w:rsid w:val="00FD621E"/>
    <w:rsid w:val="00FF04ED"/>
    <w:rsid w:val="00FF25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01C175F"/>
  <w15:docId w15:val="{958E0CDD-02C3-43D3-A55D-0C275876FA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7B00"/>
    <w:pPr>
      <w:jc w:val="both"/>
    </w:pPr>
    <w:rPr>
      <w:rFonts w:ascii="Times New Roman" w:hAnsi="Times New Roman" w:cs="Times New Roman"/>
      <w:sz w:val="22"/>
      <w:szCs w:val="22"/>
    </w:rPr>
  </w:style>
  <w:style w:type="paragraph" w:styleId="Heading1">
    <w:name w:val="heading 1"/>
    <w:basedOn w:val="Normal"/>
    <w:next w:val="Normal"/>
    <w:link w:val="Heading1Char"/>
    <w:uiPriority w:val="9"/>
    <w:qFormat/>
    <w:rsid w:val="00CF178C"/>
    <w:pPr>
      <w:keepNext/>
      <w:keepLines/>
      <w:spacing w:before="400" w:after="120" w:line="360" w:lineRule="auto"/>
      <w:outlineLvl w:val="0"/>
    </w:pPr>
    <w:rPr>
      <w:rFonts w:eastAsia="Times New Roman"/>
      <w:kern w:val="0"/>
      <w:sz w:val="40"/>
      <w:szCs w:val="40"/>
      <w:lang w:val="en" w:eastAsia="en-GB"/>
    </w:rPr>
  </w:style>
  <w:style w:type="paragraph" w:styleId="Heading2">
    <w:name w:val="heading 2"/>
    <w:basedOn w:val="Normal"/>
    <w:next w:val="Normal"/>
    <w:link w:val="Heading2Char"/>
    <w:uiPriority w:val="9"/>
    <w:unhideWhenUsed/>
    <w:qFormat/>
    <w:rsid w:val="00246664"/>
    <w:pPr>
      <w:keepNext/>
      <w:keepLines/>
      <w:spacing w:before="40"/>
      <w:outlineLvl w:val="1"/>
    </w:pPr>
    <w:rPr>
      <w:rFonts w:eastAsiaTheme="majorEastAsia"/>
      <w:color w:val="2F5496" w:themeColor="accent1" w:themeShade="BF"/>
      <w:sz w:val="26"/>
      <w:szCs w:val="26"/>
    </w:rPr>
  </w:style>
  <w:style w:type="paragraph" w:styleId="Heading3">
    <w:name w:val="heading 3"/>
    <w:basedOn w:val="Normal"/>
    <w:next w:val="Normal"/>
    <w:link w:val="Heading3Char"/>
    <w:uiPriority w:val="9"/>
    <w:unhideWhenUsed/>
    <w:qFormat/>
    <w:rsid w:val="007E7B00"/>
    <w:pPr>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869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F178C"/>
    <w:rPr>
      <w:rFonts w:ascii="Times New Roman" w:eastAsia="Times New Roman" w:hAnsi="Times New Roman" w:cs="Times New Roman"/>
      <w:kern w:val="0"/>
      <w:sz w:val="40"/>
      <w:szCs w:val="40"/>
      <w:lang w:val="en" w:eastAsia="en-GB"/>
    </w:rPr>
  </w:style>
  <w:style w:type="character" w:customStyle="1" w:styleId="Heading2Char">
    <w:name w:val="Heading 2 Char"/>
    <w:basedOn w:val="DefaultParagraphFont"/>
    <w:link w:val="Heading2"/>
    <w:uiPriority w:val="9"/>
    <w:rsid w:val="00246664"/>
    <w:rPr>
      <w:rFonts w:ascii="Times New Roman" w:eastAsiaTheme="majorEastAsia" w:hAnsi="Times New Roman" w:cs="Times New Roman"/>
      <w:color w:val="2F5496" w:themeColor="accent1" w:themeShade="BF"/>
      <w:sz w:val="26"/>
      <w:szCs w:val="26"/>
    </w:rPr>
  </w:style>
  <w:style w:type="character" w:styleId="CommentReference">
    <w:name w:val="annotation reference"/>
    <w:basedOn w:val="DefaultParagraphFont"/>
    <w:uiPriority w:val="99"/>
    <w:semiHidden/>
    <w:unhideWhenUsed/>
    <w:rsid w:val="00DC15FA"/>
    <w:rPr>
      <w:sz w:val="16"/>
      <w:szCs w:val="16"/>
    </w:rPr>
  </w:style>
  <w:style w:type="paragraph" w:styleId="CommentText">
    <w:name w:val="annotation text"/>
    <w:basedOn w:val="Normal"/>
    <w:link w:val="CommentTextChar"/>
    <w:uiPriority w:val="99"/>
    <w:unhideWhenUsed/>
    <w:rsid w:val="00DC15FA"/>
    <w:rPr>
      <w:sz w:val="20"/>
      <w:szCs w:val="20"/>
    </w:rPr>
  </w:style>
  <w:style w:type="character" w:customStyle="1" w:styleId="CommentTextChar">
    <w:name w:val="Comment Text Char"/>
    <w:basedOn w:val="DefaultParagraphFont"/>
    <w:link w:val="CommentText"/>
    <w:uiPriority w:val="99"/>
    <w:rsid w:val="00DC15FA"/>
    <w:rPr>
      <w:rFonts w:ascii="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DC15FA"/>
    <w:rPr>
      <w:b/>
      <w:bCs/>
    </w:rPr>
  </w:style>
  <w:style w:type="character" w:customStyle="1" w:styleId="CommentSubjectChar">
    <w:name w:val="Comment Subject Char"/>
    <w:basedOn w:val="CommentTextChar"/>
    <w:link w:val="CommentSubject"/>
    <w:uiPriority w:val="99"/>
    <w:semiHidden/>
    <w:rsid w:val="00DC15FA"/>
    <w:rPr>
      <w:rFonts w:ascii="Times New Roman" w:hAnsi="Times New Roman" w:cs="Times New Roman"/>
      <w:b/>
      <w:bCs/>
      <w:sz w:val="20"/>
      <w:szCs w:val="20"/>
      <w:lang w:val="en-US"/>
    </w:rPr>
  </w:style>
  <w:style w:type="character" w:customStyle="1" w:styleId="Heading3Char">
    <w:name w:val="Heading 3 Char"/>
    <w:basedOn w:val="DefaultParagraphFont"/>
    <w:link w:val="Heading3"/>
    <w:uiPriority w:val="9"/>
    <w:rsid w:val="007E7B00"/>
    <w:rPr>
      <w:rFonts w:ascii="Times New Roman" w:hAnsi="Times New Roman" w:cs="Times New Roman"/>
      <w:b/>
      <w:bCs/>
      <w:sz w:val="22"/>
      <w:szCs w:val="22"/>
      <w:lang w:val="en-US"/>
    </w:rPr>
  </w:style>
  <w:style w:type="paragraph" w:styleId="FootnoteText">
    <w:name w:val="footnote text"/>
    <w:basedOn w:val="Normal"/>
    <w:link w:val="FootnoteTextChar"/>
    <w:uiPriority w:val="99"/>
    <w:semiHidden/>
    <w:unhideWhenUsed/>
    <w:rsid w:val="00C21D91"/>
    <w:rPr>
      <w:sz w:val="20"/>
      <w:szCs w:val="20"/>
    </w:rPr>
  </w:style>
  <w:style w:type="character" w:customStyle="1" w:styleId="FootnoteTextChar">
    <w:name w:val="Footnote Text Char"/>
    <w:basedOn w:val="DefaultParagraphFont"/>
    <w:link w:val="FootnoteText"/>
    <w:uiPriority w:val="99"/>
    <w:semiHidden/>
    <w:rsid w:val="00C21D91"/>
    <w:rPr>
      <w:rFonts w:ascii="Times New Roman" w:hAnsi="Times New Roman" w:cs="Times New Roman"/>
      <w:sz w:val="20"/>
      <w:szCs w:val="20"/>
      <w:lang w:val="en-US"/>
    </w:rPr>
  </w:style>
  <w:style w:type="character" w:styleId="FootnoteReference">
    <w:name w:val="footnote reference"/>
    <w:basedOn w:val="DefaultParagraphFont"/>
    <w:uiPriority w:val="99"/>
    <w:semiHidden/>
    <w:unhideWhenUsed/>
    <w:rsid w:val="00C21D91"/>
    <w:rPr>
      <w:vertAlign w:val="superscript"/>
    </w:rPr>
  </w:style>
  <w:style w:type="paragraph" w:styleId="Bibliography">
    <w:name w:val="Bibliography"/>
    <w:basedOn w:val="Normal"/>
    <w:next w:val="Normal"/>
    <w:uiPriority w:val="37"/>
    <w:unhideWhenUsed/>
    <w:rsid w:val="00E75D96"/>
    <w:pPr>
      <w:spacing w:line="480" w:lineRule="auto"/>
      <w:ind w:left="720" w:hanging="720"/>
    </w:pPr>
  </w:style>
  <w:style w:type="character" w:styleId="Hyperlink">
    <w:name w:val="Hyperlink"/>
    <w:basedOn w:val="DefaultParagraphFont"/>
    <w:uiPriority w:val="99"/>
    <w:semiHidden/>
    <w:unhideWhenUsed/>
    <w:rsid w:val="000753A5"/>
    <w:rPr>
      <w:color w:val="0000FF"/>
      <w:u w:val="single"/>
    </w:rPr>
  </w:style>
  <w:style w:type="character" w:styleId="FollowedHyperlink">
    <w:name w:val="FollowedHyperlink"/>
    <w:basedOn w:val="DefaultParagraphFont"/>
    <w:uiPriority w:val="99"/>
    <w:semiHidden/>
    <w:unhideWhenUsed/>
    <w:rsid w:val="000753A5"/>
    <w:rPr>
      <w:color w:val="954F72" w:themeColor="followedHyperlink"/>
      <w:u w:val="single"/>
    </w:rPr>
  </w:style>
  <w:style w:type="paragraph" w:styleId="NoSpacing">
    <w:name w:val="No Spacing"/>
    <w:uiPriority w:val="1"/>
    <w:qFormat/>
    <w:rsid w:val="00DB73F8"/>
    <w:pPr>
      <w:jc w:val="both"/>
    </w:pPr>
    <w:rPr>
      <w:rFonts w:ascii="Times New Roman" w:hAnsi="Times New Roman" w:cs="Times New Roman"/>
      <w:sz w:val="22"/>
      <w:szCs w:val="22"/>
    </w:rPr>
  </w:style>
  <w:style w:type="paragraph" w:styleId="Revision">
    <w:name w:val="Revision"/>
    <w:hidden/>
    <w:uiPriority w:val="99"/>
    <w:semiHidden/>
    <w:rsid w:val="001C1580"/>
    <w:rPr>
      <w:rFonts w:ascii="Times New Roman" w:hAnsi="Times New Roman" w:cs="Times New Roman"/>
      <w:sz w:val="22"/>
      <w:szCs w:val="22"/>
    </w:rPr>
  </w:style>
  <w:style w:type="paragraph" w:styleId="Header">
    <w:name w:val="header"/>
    <w:basedOn w:val="Normal"/>
    <w:link w:val="HeaderChar"/>
    <w:uiPriority w:val="99"/>
    <w:unhideWhenUsed/>
    <w:rsid w:val="00F53926"/>
    <w:pPr>
      <w:tabs>
        <w:tab w:val="center" w:pos="4680"/>
        <w:tab w:val="right" w:pos="9360"/>
      </w:tabs>
    </w:pPr>
  </w:style>
  <w:style w:type="character" w:customStyle="1" w:styleId="HeaderChar">
    <w:name w:val="Header Char"/>
    <w:basedOn w:val="DefaultParagraphFont"/>
    <w:link w:val="Header"/>
    <w:uiPriority w:val="99"/>
    <w:rsid w:val="00F53926"/>
    <w:rPr>
      <w:rFonts w:ascii="Times New Roman" w:hAnsi="Times New Roman" w:cs="Times New Roman"/>
      <w:sz w:val="22"/>
      <w:szCs w:val="22"/>
    </w:rPr>
  </w:style>
  <w:style w:type="paragraph" w:styleId="Footer">
    <w:name w:val="footer"/>
    <w:basedOn w:val="Normal"/>
    <w:link w:val="FooterChar"/>
    <w:uiPriority w:val="99"/>
    <w:unhideWhenUsed/>
    <w:rsid w:val="00F53926"/>
    <w:pPr>
      <w:tabs>
        <w:tab w:val="center" w:pos="4680"/>
        <w:tab w:val="right" w:pos="9360"/>
      </w:tabs>
    </w:pPr>
  </w:style>
  <w:style w:type="character" w:customStyle="1" w:styleId="FooterChar">
    <w:name w:val="Footer Char"/>
    <w:basedOn w:val="DefaultParagraphFont"/>
    <w:link w:val="Footer"/>
    <w:uiPriority w:val="99"/>
    <w:rsid w:val="00F53926"/>
    <w:rPr>
      <w:rFonts w:ascii="Times New Roman" w:hAnsi="Times New Roman" w:cs="Times New Roman"/>
      <w:sz w:val="22"/>
      <w:szCs w:val="22"/>
    </w:rPr>
  </w:style>
  <w:style w:type="character" w:styleId="PlaceholderText">
    <w:name w:val="Placeholder Text"/>
    <w:basedOn w:val="DefaultParagraphFont"/>
    <w:uiPriority w:val="99"/>
    <w:semiHidden/>
    <w:rsid w:val="00346552"/>
    <w:rPr>
      <w:color w:val="666666"/>
    </w:rPr>
  </w:style>
  <w:style w:type="paragraph" w:customStyle="1" w:styleId="Bibliografa1">
    <w:name w:val="Bibliografía1"/>
    <w:basedOn w:val="Normal"/>
    <w:rsid w:val="00346552"/>
    <w:pPr>
      <w:spacing w:before="100" w:beforeAutospacing="1" w:after="100" w:afterAutospacing="1"/>
      <w:jc w:val="left"/>
    </w:pPr>
    <w:rPr>
      <w:rFonts w:eastAsiaTheme="minorEastAsia"/>
      <w:kern w:val="0"/>
      <w:sz w:val="24"/>
      <w:szCs w:val="24"/>
    </w:rPr>
  </w:style>
  <w:style w:type="paragraph" w:customStyle="1" w:styleId="Bibliography1">
    <w:name w:val="Bibliography1"/>
    <w:basedOn w:val="Normal"/>
    <w:rsid w:val="00057C11"/>
    <w:pPr>
      <w:spacing w:before="100" w:beforeAutospacing="1" w:after="100" w:afterAutospacing="1"/>
      <w:jc w:val="left"/>
    </w:pPr>
    <w:rPr>
      <w:rFonts w:eastAsiaTheme="minorEastAsia"/>
      <w:kern w:val="0"/>
      <w:sz w:val="24"/>
      <w:szCs w:val="24"/>
    </w:rPr>
  </w:style>
  <w:style w:type="character" w:customStyle="1" w:styleId="rynqvb">
    <w:name w:val="rynqvb"/>
    <w:basedOn w:val="DefaultParagraphFont"/>
    <w:rsid w:val="001416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81328">
      <w:bodyDiv w:val="1"/>
      <w:marLeft w:val="0"/>
      <w:marRight w:val="0"/>
      <w:marTop w:val="0"/>
      <w:marBottom w:val="0"/>
      <w:divBdr>
        <w:top w:val="none" w:sz="0" w:space="0" w:color="auto"/>
        <w:left w:val="none" w:sz="0" w:space="0" w:color="auto"/>
        <w:bottom w:val="none" w:sz="0" w:space="0" w:color="auto"/>
        <w:right w:val="none" w:sz="0" w:space="0" w:color="auto"/>
      </w:divBdr>
    </w:div>
    <w:div w:id="8529410">
      <w:bodyDiv w:val="1"/>
      <w:marLeft w:val="0"/>
      <w:marRight w:val="0"/>
      <w:marTop w:val="0"/>
      <w:marBottom w:val="0"/>
      <w:divBdr>
        <w:top w:val="none" w:sz="0" w:space="0" w:color="auto"/>
        <w:left w:val="none" w:sz="0" w:space="0" w:color="auto"/>
        <w:bottom w:val="none" w:sz="0" w:space="0" w:color="auto"/>
        <w:right w:val="none" w:sz="0" w:space="0" w:color="auto"/>
      </w:divBdr>
    </w:div>
    <w:div w:id="11300722">
      <w:bodyDiv w:val="1"/>
      <w:marLeft w:val="0"/>
      <w:marRight w:val="0"/>
      <w:marTop w:val="0"/>
      <w:marBottom w:val="0"/>
      <w:divBdr>
        <w:top w:val="none" w:sz="0" w:space="0" w:color="auto"/>
        <w:left w:val="none" w:sz="0" w:space="0" w:color="auto"/>
        <w:bottom w:val="none" w:sz="0" w:space="0" w:color="auto"/>
        <w:right w:val="none" w:sz="0" w:space="0" w:color="auto"/>
      </w:divBdr>
    </w:div>
    <w:div w:id="15468102">
      <w:bodyDiv w:val="1"/>
      <w:marLeft w:val="0"/>
      <w:marRight w:val="0"/>
      <w:marTop w:val="0"/>
      <w:marBottom w:val="0"/>
      <w:divBdr>
        <w:top w:val="none" w:sz="0" w:space="0" w:color="auto"/>
        <w:left w:val="none" w:sz="0" w:space="0" w:color="auto"/>
        <w:bottom w:val="none" w:sz="0" w:space="0" w:color="auto"/>
        <w:right w:val="none" w:sz="0" w:space="0" w:color="auto"/>
      </w:divBdr>
    </w:div>
    <w:div w:id="16977356">
      <w:bodyDiv w:val="1"/>
      <w:marLeft w:val="0"/>
      <w:marRight w:val="0"/>
      <w:marTop w:val="0"/>
      <w:marBottom w:val="0"/>
      <w:divBdr>
        <w:top w:val="none" w:sz="0" w:space="0" w:color="auto"/>
        <w:left w:val="none" w:sz="0" w:space="0" w:color="auto"/>
        <w:bottom w:val="none" w:sz="0" w:space="0" w:color="auto"/>
        <w:right w:val="none" w:sz="0" w:space="0" w:color="auto"/>
      </w:divBdr>
    </w:div>
    <w:div w:id="17202871">
      <w:bodyDiv w:val="1"/>
      <w:marLeft w:val="0"/>
      <w:marRight w:val="0"/>
      <w:marTop w:val="0"/>
      <w:marBottom w:val="0"/>
      <w:divBdr>
        <w:top w:val="none" w:sz="0" w:space="0" w:color="auto"/>
        <w:left w:val="none" w:sz="0" w:space="0" w:color="auto"/>
        <w:bottom w:val="none" w:sz="0" w:space="0" w:color="auto"/>
        <w:right w:val="none" w:sz="0" w:space="0" w:color="auto"/>
      </w:divBdr>
    </w:div>
    <w:div w:id="24673054">
      <w:bodyDiv w:val="1"/>
      <w:marLeft w:val="0"/>
      <w:marRight w:val="0"/>
      <w:marTop w:val="0"/>
      <w:marBottom w:val="0"/>
      <w:divBdr>
        <w:top w:val="none" w:sz="0" w:space="0" w:color="auto"/>
        <w:left w:val="none" w:sz="0" w:space="0" w:color="auto"/>
        <w:bottom w:val="none" w:sz="0" w:space="0" w:color="auto"/>
        <w:right w:val="none" w:sz="0" w:space="0" w:color="auto"/>
      </w:divBdr>
    </w:div>
    <w:div w:id="28994393">
      <w:bodyDiv w:val="1"/>
      <w:marLeft w:val="0"/>
      <w:marRight w:val="0"/>
      <w:marTop w:val="0"/>
      <w:marBottom w:val="0"/>
      <w:divBdr>
        <w:top w:val="none" w:sz="0" w:space="0" w:color="auto"/>
        <w:left w:val="none" w:sz="0" w:space="0" w:color="auto"/>
        <w:bottom w:val="none" w:sz="0" w:space="0" w:color="auto"/>
        <w:right w:val="none" w:sz="0" w:space="0" w:color="auto"/>
      </w:divBdr>
    </w:div>
    <w:div w:id="30307244">
      <w:bodyDiv w:val="1"/>
      <w:marLeft w:val="0"/>
      <w:marRight w:val="0"/>
      <w:marTop w:val="0"/>
      <w:marBottom w:val="0"/>
      <w:divBdr>
        <w:top w:val="none" w:sz="0" w:space="0" w:color="auto"/>
        <w:left w:val="none" w:sz="0" w:space="0" w:color="auto"/>
        <w:bottom w:val="none" w:sz="0" w:space="0" w:color="auto"/>
        <w:right w:val="none" w:sz="0" w:space="0" w:color="auto"/>
      </w:divBdr>
    </w:div>
    <w:div w:id="30881436">
      <w:bodyDiv w:val="1"/>
      <w:marLeft w:val="0"/>
      <w:marRight w:val="0"/>
      <w:marTop w:val="0"/>
      <w:marBottom w:val="0"/>
      <w:divBdr>
        <w:top w:val="none" w:sz="0" w:space="0" w:color="auto"/>
        <w:left w:val="none" w:sz="0" w:space="0" w:color="auto"/>
        <w:bottom w:val="none" w:sz="0" w:space="0" w:color="auto"/>
        <w:right w:val="none" w:sz="0" w:space="0" w:color="auto"/>
      </w:divBdr>
    </w:div>
    <w:div w:id="35935533">
      <w:bodyDiv w:val="1"/>
      <w:marLeft w:val="0"/>
      <w:marRight w:val="0"/>
      <w:marTop w:val="0"/>
      <w:marBottom w:val="0"/>
      <w:divBdr>
        <w:top w:val="none" w:sz="0" w:space="0" w:color="auto"/>
        <w:left w:val="none" w:sz="0" w:space="0" w:color="auto"/>
        <w:bottom w:val="none" w:sz="0" w:space="0" w:color="auto"/>
        <w:right w:val="none" w:sz="0" w:space="0" w:color="auto"/>
      </w:divBdr>
    </w:div>
    <w:div w:id="39476746">
      <w:bodyDiv w:val="1"/>
      <w:marLeft w:val="0"/>
      <w:marRight w:val="0"/>
      <w:marTop w:val="0"/>
      <w:marBottom w:val="0"/>
      <w:divBdr>
        <w:top w:val="none" w:sz="0" w:space="0" w:color="auto"/>
        <w:left w:val="none" w:sz="0" w:space="0" w:color="auto"/>
        <w:bottom w:val="none" w:sz="0" w:space="0" w:color="auto"/>
        <w:right w:val="none" w:sz="0" w:space="0" w:color="auto"/>
      </w:divBdr>
    </w:div>
    <w:div w:id="46800695">
      <w:bodyDiv w:val="1"/>
      <w:marLeft w:val="0"/>
      <w:marRight w:val="0"/>
      <w:marTop w:val="0"/>
      <w:marBottom w:val="0"/>
      <w:divBdr>
        <w:top w:val="none" w:sz="0" w:space="0" w:color="auto"/>
        <w:left w:val="none" w:sz="0" w:space="0" w:color="auto"/>
        <w:bottom w:val="none" w:sz="0" w:space="0" w:color="auto"/>
        <w:right w:val="none" w:sz="0" w:space="0" w:color="auto"/>
      </w:divBdr>
    </w:div>
    <w:div w:id="51513216">
      <w:bodyDiv w:val="1"/>
      <w:marLeft w:val="0"/>
      <w:marRight w:val="0"/>
      <w:marTop w:val="0"/>
      <w:marBottom w:val="0"/>
      <w:divBdr>
        <w:top w:val="none" w:sz="0" w:space="0" w:color="auto"/>
        <w:left w:val="none" w:sz="0" w:space="0" w:color="auto"/>
        <w:bottom w:val="none" w:sz="0" w:space="0" w:color="auto"/>
        <w:right w:val="none" w:sz="0" w:space="0" w:color="auto"/>
      </w:divBdr>
    </w:div>
    <w:div w:id="51782276">
      <w:bodyDiv w:val="1"/>
      <w:marLeft w:val="0"/>
      <w:marRight w:val="0"/>
      <w:marTop w:val="0"/>
      <w:marBottom w:val="0"/>
      <w:divBdr>
        <w:top w:val="none" w:sz="0" w:space="0" w:color="auto"/>
        <w:left w:val="none" w:sz="0" w:space="0" w:color="auto"/>
        <w:bottom w:val="none" w:sz="0" w:space="0" w:color="auto"/>
        <w:right w:val="none" w:sz="0" w:space="0" w:color="auto"/>
      </w:divBdr>
    </w:div>
    <w:div w:id="79568546">
      <w:bodyDiv w:val="1"/>
      <w:marLeft w:val="0"/>
      <w:marRight w:val="0"/>
      <w:marTop w:val="0"/>
      <w:marBottom w:val="0"/>
      <w:divBdr>
        <w:top w:val="none" w:sz="0" w:space="0" w:color="auto"/>
        <w:left w:val="none" w:sz="0" w:space="0" w:color="auto"/>
        <w:bottom w:val="none" w:sz="0" w:space="0" w:color="auto"/>
        <w:right w:val="none" w:sz="0" w:space="0" w:color="auto"/>
      </w:divBdr>
    </w:div>
    <w:div w:id="94063077">
      <w:bodyDiv w:val="1"/>
      <w:marLeft w:val="0"/>
      <w:marRight w:val="0"/>
      <w:marTop w:val="0"/>
      <w:marBottom w:val="0"/>
      <w:divBdr>
        <w:top w:val="none" w:sz="0" w:space="0" w:color="auto"/>
        <w:left w:val="none" w:sz="0" w:space="0" w:color="auto"/>
        <w:bottom w:val="none" w:sz="0" w:space="0" w:color="auto"/>
        <w:right w:val="none" w:sz="0" w:space="0" w:color="auto"/>
      </w:divBdr>
    </w:div>
    <w:div w:id="98110487">
      <w:bodyDiv w:val="1"/>
      <w:marLeft w:val="0"/>
      <w:marRight w:val="0"/>
      <w:marTop w:val="0"/>
      <w:marBottom w:val="0"/>
      <w:divBdr>
        <w:top w:val="none" w:sz="0" w:space="0" w:color="auto"/>
        <w:left w:val="none" w:sz="0" w:space="0" w:color="auto"/>
        <w:bottom w:val="none" w:sz="0" w:space="0" w:color="auto"/>
        <w:right w:val="none" w:sz="0" w:space="0" w:color="auto"/>
      </w:divBdr>
    </w:div>
    <w:div w:id="105778414">
      <w:bodyDiv w:val="1"/>
      <w:marLeft w:val="0"/>
      <w:marRight w:val="0"/>
      <w:marTop w:val="0"/>
      <w:marBottom w:val="0"/>
      <w:divBdr>
        <w:top w:val="none" w:sz="0" w:space="0" w:color="auto"/>
        <w:left w:val="none" w:sz="0" w:space="0" w:color="auto"/>
        <w:bottom w:val="none" w:sz="0" w:space="0" w:color="auto"/>
        <w:right w:val="none" w:sz="0" w:space="0" w:color="auto"/>
      </w:divBdr>
    </w:div>
    <w:div w:id="106893140">
      <w:bodyDiv w:val="1"/>
      <w:marLeft w:val="0"/>
      <w:marRight w:val="0"/>
      <w:marTop w:val="0"/>
      <w:marBottom w:val="0"/>
      <w:divBdr>
        <w:top w:val="none" w:sz="0" w:space="0" w:color="auto"/>
        <w:left w:val="none" w:sz="0" w:space="0" w:color="auto"/>
        <w:bottom w:val="none" w:sz="0" w:space="0" w:color="auto"/>
        <w:right w:val="none" w:sz="0" w:space="0" w:color="auto"/>
      </w:divBdr>
    </w:div>
    <w:div w:id="107091683">
      <w:bodyDiv w:val="1"/>
      <w:marLeft w:val="0"/>
      <w:marRight w:val="0"/>
      <w:marTop w:val="0"/>
      <w:marBottom w:val="0"/>
      <w:divBdr>
        <w:top w:val="none" w:sz="0" w:space="0" w:color="auto"/>
        <w:left w:val="none" w:sz="0" w:space="0" w:color="auto"/>
        <w:bottom w:val="none" w:sz="0" w:space="0" w:color="auto"/>
        <w:right w:val="none" w:sz="0" w:space="0" w:color="auto"/>
      </w:divBdr>
    </w:div>
    <w:div w:id="111100779">
      <w:bodyDiv w:val="1"/>
      <w:marLeft w:val="0"/>
      <w:marRight w:val="0"/>
      <w:marTop w:val="0"/>
      <w:marBottom w:val="0"/>
      <w:divBdr>
        <w:top w:val="none" w:sz="0" w:space="0" w:color="auto"/>
        <w:left w:val="none" w:sz="0" w:space="0" w:color="auto"/>
        <w:bottom w:val="none" w:sz="0" w:space="0" w:color="auto"/>
        <w:right w:val="none" w:sz="0" w:space="0" w:color="auto"/>
      </w:divBdr>
    </w:div>
    <w:div w:id="114638423">
      <w:bodyDiv w:val="1"/>
      <w:marLeft w:val="0"/>
      <w:marRight w:val="0"/>
      <w:marTop w:val="0"/>
      <w:marBottom w:val="0"/>
      <w:divBdr>
        <w:top w:val="none" w:sz="0" w:space="0" w:color="auto"/>
        <w:left w:val="none" w:sz="0" w:space="0" w:color="auto"/>
        <w:bottom w:val="none" w:sz="0" w:space="0" w:color="auto"/>
        <w:right w:val="none" w:sz="0" w:space="0" w:color="auto"/>
      </w:divBdr>
    </w:div>
    <w:div w:id="128010651">
      <w:bodyDiv w:val="1"/>
      <w:marLeft w:val="0"/>
      <w:marRight w:val="0"/>
      <w:marTop w:val="0"/>
      <w:marBottom w:val="0"/>
      <w:divBdr>
        <w:top w:val="none" w:sz="0" w:space="0" w:color="auto"/>
        <w:left w:val="none" w:sz="0" w:space="0" w:color="auto"/>
        <w:bottom w:val="none" w:sz="0" w:space="0" w:color="auto"/>
        <w:right w:val="none" w:sz="0" w:space="0" w:color="auto"/>
      </w:divBdr>
    </w:div>
    <w:div w:id="129248537">
      <w:bodyDiv w:val="1"/>
      <w:marLeft w:val="0"/>
      <w:marRight w:val="0"/>
      <w:marTop w:val="0"/>
      <w:marBottom w:val="0"/>
      <w:divBdr>
        <w:top w:val="none" w:sz="0" w:space="0" w:color="auto"/>
        <w:left w:val="none" w:sz="0" w:space="0" w:color="auto"/>
        <w:bottom w:val="none" w:sz="0" w:space="0" w:color="auto"/>
        <w:right w:val="none" w:sz="0" w:space="0" w:color="auto"/>
      </w:divBdr>
    </w:div>
    <w:div w:id="135029127">
      <w:bodyDiv w:val="1"/>
      <w:marLeft w:val="0"/>
      <w:marRight w:val="0"/>
      <w:marTop w:val="0"/>
      <w:marBottom w:val="0"/>
      <w:divBdr>
        <w:top w:val="none" w:sz="0" w:space="0" w:color="auto"/>
        <w:left w:val="none" w:sz="0" w:space="0" w:color="auto"/>
        <w:bottom w:val="none" w:sz="0" w:space="0" w:color="auto"/>
        <w:right w:val="none" w:sz="0" w:space="0" w:color="auto"/>
      </w:divBdr>
    </w:div>
    <w:div w:id="154692374">
      <w:bodyDiv w:val="1"/>
      <w:marLeft w:val="0"/>
      <w:marRight w:val="0"/>
      <w:marTop w:val="0"/>
      <w:marBottom w:val="0"/>
      <w:divBdr>
        <w:top w:val="none" w:sz="0" w:space="0" w:color="auto"/>
        <w:left w:val="none" w:sz="0" w:space="0" w:color="auto"/>
        <w:bottom w:val="none" w:sz="0" w:space="0" w:color="auto"/>
        <w:right w:val="none" w:sz="0" w:space="0" w:color="auto"/>
      </w:divBdr>
    </w:div>
    <w:div w:id="161354093">
      <w:bodyDiv w:val="1"/>
      <w:marLeft w:val="0"/>
      <w:marRight w:val="0"/>
      <w:marTop w:val="0"/>
      <w:marBottom w:val="0"/>
      <w:divBdr>
        <w:top w:val="none" w:sz="0" w:space="0" w:color="auto"/>
        <w:left w:val="none" w:sz="0" w:space="0" w:color="auto"/>
        <w:bottom w:val="none" w:sz="0" w:space="0" w:color="auto"/>
        <w:right w:val="none" w:sz="0" w:space="0" w:color="auto"/>
      </w:divBdr>
    </w:div>
    <w:div w:id="166597098">
      <w:bodyDiv w:val="1"/>
      <w:marLeft w:val="0"/>
      <w:marRight w:val="0"/>
      <w:marTop w:val="0"/>
      <w:marBottom w:val="0"/>
      <w:divBdr>
        <w:top w:val="none" w:sz="0" w:space="0" w:color="auto"/>
        <w:left w:val="none" w:sz="0" w:space="0" w:color="auto"/>
        <w:bottom w:val="none" w:sz="0" w:space="0" w:color="auto"/>
        <w:right w:val="none" w:sz="0" w:space="0" w:color="auto"/>
      </w:divBdr>
    </w:div>
    <w:div w:id="173035967">
      <w:bodyDiv w:val="1"/>
      <w:marLeft w:val="0"/>
      <w:marRight w:val="0"/>
      <w:marTop w:val="0"/>
      <w:marBottom w:val="0"/>
      <w:divBdr>
        <w:top w:val="none" w:sz="0" w:space="0" w:color="auto"/>
        <w:left w:val="none" w:sz="0" w:space="0" w:color="auto"/>
        <w:bottom w:val="none" w:sz="0" w:space="0" w:color="auto"/>
        <w:right w:val="none" w:sz="0" w:space="0" w:color="auto"/>
      </w:divBdr>
    </w:div>
    <w:div w:id="186188083">
      <w:bodyDiv w:val="1"/>
      <w:marLeft w:val="0"/>
      <w:marRight w:val="0"/>
      <w:marTop w:val="0"/>
      <w:marBottom w:val="0"/>
      <w:divBdr>
        <w:top w:val="none" w:sz="0" w:space="0" w:color="auto"/>
        <w:left w:val="none" w:sz="0" w:space="0" w:color="auto"/>
        <w:bottom w:val="none" w:sz="0" w:space="0" w:color="auto"/>
        <w:right w:val="none" w:sz="0" w:space="0" w:color="auto"/>
      </w:divBdr>
    </w:div>
    <w:div w:id="221184054">
      <w:bodyDiv w:val="1"/>
      <w:marLeft w:val="0"/>
      <w:marRight w:val="0"/>
      <w:marTop w:val="0"/>
      <w:marBottom w:val="0"/>
      <w:divBdr>
        <w:top w:val="none" w:sz="0" w:space="0" w:color="auto"/>
        <w:left w:val="none" w:sz="0" w:space="0" w:color="auto"/>
        <w:bottom w:val="none" w:sz="0" w:space="0" w:color="auto"/>
        <w:right w:val="none" w:sz="0" w:space="0" w:color="auto"/>
      </w:divBdr>
    </w:div>
    <w:div w:id="224145615">
      <w:bodyDiv w:val="1"/>
      <w:marLeft w:val="0"/>
      <w:marRight w:val="0"/>
      <w:marTop w:val="0"/>
      <w:marBottom w:val="0"/>
      <w:divBdr>
        <w:top w:val="none" w:sz="0" w:space="0" w:color="auto"/>
        <w:left w:val="none" w:sz="0" w:space="0" w:color="auto"/>
        <w:bottom w:val="none" w:sz="0" w:space="0" w:color="auto"/>
        <w:right w:val="none" w:sz="0" w:space="0" w:color="auto"/>
      </w:divBdr>
    </w:div>
    <w:div w:id="226113846">
      <w:bodyDiv w:val="1"/>
      <w:marLeft w:val="0"/>
      <w:marRight w:val="0"/>
      <w:marTop w:val="0"/>
      <w:marBottom w:val="0"/>
      <w:divBdr>
        <w:top w:val="none" w:sz="0" w:space="0" w:color="auto"/>
        <w:left w:val="none" w:sz="0" w:space="0" w:color="auto"/>
        <w:bottom w:val="none" w:sz="0" w:space="0" w:color="auto"/>
        <w:right w:val="none" w:sz="0" w:space="0" w:color="auto"/>
      </w:divBdr>
    </w:div>
    <w:div w:id="228004702">
      <w:bodyDiv w:val="1"/>
      <w:marLeft w:val="0"/>
      <w:marRight w:val="0"/>
      <w:marTop w:val="0"/>
      <w:marBottom w:val="0"/>
      <w:divBdr>
        <w:top w:val="none" w:sz="0" w:space="0" w:color="auto"/>
        <w:left w:val="none" w:sz="0" w:space="0" w:color="auto"/>
        <w:bottom w:val="none" w:sz="0" w:space="0" w:color="auto"/>
        <w:right w:val="none" w:sz="0" w:space="0" w:color="auto"/>
      </w:divBdr>
    </w:div>
    <w:div w:id="228157595">
      <w:bodyDiv w:val="1"/>
      <w:marLeft w:val="0"/>
      <w:marRight w:val="0"/>
      <w:marTop w:val="0"/>
      <w:marBottom w:val="0"/>
      <w:divBdr>
        <w:top w:val="none" w:sz="0" w:space="0" w:color="auto"/>
        <w:left w:val="none" w:sz="0" w:space="0" w:color="auto"/>
        <w:bottom w:val="none" w:sz="0" w:space="0" w:color="auto"/>
        <w:right w:val="none" w:sz="0" w:space="0" w:color="auto"/>
      </w:divBdr>
    </w:div>
    <w:div w:id="231476875">
      <w:bodyDiv w:val="1"/>
      <w:marLeft w:val="0"/>
      <w:marRight w:val="0"/>
      <w:marTop w:val="0"/>
      <w:marBottom w:val="0"/>
      <w:divBdr>
        <w:top w:val="none" w:sz="0" w:space="0" w:color="auto"/>
        <w:left w:val="none" w:sz="0" w:space="0" w:color="auto"/>
        <w:bottom w:val="none" w:sz="0" w:space="0" w:color="auto"/>
        <w:right w:val="none" w:sz="0" w:space="0" w:color="auto"/>
      </w:divBdr>
    </w:div>
    <w:div w:id="236018107">
      <w:bodyDiv w:val="1"/>
      <w:marLeft w:val="0"/>
      <w:marRight w:val="0"/>
      <w:marTop w:val="0"/>
      <w:marBottom w:val="0"/>
      <w:divBdr>
        <w:top w:val="none" w:sz="0" w:space="0" w:color="auto"/>
        <w:left w:val="none" w:sz="0" w:space="0" w:color="auto"/>
        <w:bottom w:val="none" w:sz="0" w:space="0" w:color="auto"/>
        <w:right w:val="none" w:sz="0" w:space="0" w:color="auto"/>
      </w:divBdr>
    </w:div>
    <w:div w:id="238442754">
      <w:bodyDiv w:val="1"/>
      <w:marLeft w:val="0"/>
      <w:marRight w:val="0"/>
      <w:marTop w:val="0"/>
      <w:marBottom w:val="0"/>
      <w:divBdr>
        <w:top w:val="none" w:sz="0" w:space="0" w:color="auto"/>
        <w:left w:val="none" w:sz="0" w:space="0" w:color="auto"/>
        <w:bottom w:val="none" w:sz="0" w:space="0" w:color="auto"/>
        <w:right w:val="none" w:sz="0" w:space="0" w:color="auto"/>
      </w:divBdr>
    </w:div>
    <w:div w:id="239566010">
      <w:bodyDiv w:val="1"/>
      <w:marLeft w:val="0"/>
      <w:marRight w:val="0"/>
      <w:marTop w:val="0"/>
      <w:marBottom w:val="0"/>
      <w:divBdr>
        <w:top w:val="none" w:sz="0" w:space="0" w:color="auto"/>
        <w:left w:val="none" w:sz="0" w:space="0" w:color="auto"/>
        <w:bottom w:val="none" w:sz="0" w:space="0" w:color="auto"/>
        <w:right w:val="none" w:sz="0" w:space="0" w:color="auto"/>
      </w:divBdr>
    </w:div>
    <w:div w:id="241647708">
      <w:bodyDiv w:val="1"/>
      <w:marLeft w:val="0"/>
      <w:marRight w:val="0"/>
      <w:marTop w:val="0"/>
      <w:marBottom w:val="0"/>
      <w:divBdr>
        <w:top w:val="none" w:sz="0" w:space="0" w:color="auto"/>
        <w:left w:val="none" w:sz="0" w:space="0" w:color="auto"/>
        <w:bottom w:val="none" w:sz="0" w:space="0" w:color="auto"/>
        <w:right w:val="none" w:sz="0" w:space="0" w:color="auto"/>
      </w:divBdr>
    </w:div>
    <w:div w:id="250235063">
      <w:bodyDiv w:val="1"/>
      <w:marLeft w:val="0"/>
      <w:marRight w:val="0"/>
      <w:marTop w:val="0"/>
      <w:marBottom w:val="0"/>
      <w:divBdr>
        <w:top w:val="none" w:sz="0" w:space="0" w:color="auto"/>
        <w:left w:val="none" w:sz="0" w:space="0" w:color="auto"/>
        <w:bottom w:val="none" w:sz="0" w:space="0" w:color="auto"/>
        <w:right w:val="none" w:sz="0" w:space="0" w:color="auto"/>
      </w:divBdr>
    </w:div>
    <w:div w:id="257064582">
      <w:bodyDiv w:val="1"/>
      <w:marLeft w:val="0"/>
      <w:marRight w:val="0"/>
      <w:marTop w:val="0"/>
      <w:marBottom w:val="0"/>
      <w:divBdr>
        <w:top w:val="none" w:sz="0" w:space="0" w:color="auto"/>
        <w:left w:val="none" w:sz="0" w:space="0" w:color="auto"/>
        <w:bottom w:val="none" w:sz="0" w:space="0" w:color="auto"/>
        <w:right w:val="none" w:sz="0" w:space="0" w:color="auto"/>
      </w:divBdr>
    </w:div>
    <w:div w:id="259720973">
      <w:bodyDiv w:val="1"/>
      <w:marLeft w:val="0"/>
      <w:marRight w:val="0"/>
      <w:marTop w:val="0"/>
      <w:marBottom w:val="0"/>
      <w:divBdr>
        <w:top w:val="none" w:sz="0" w:space="0" w:color="auto"/>
        <w:left w:val="none" w:sz="0" w:space="0" w:color="auto"/>
        <w:bottom w:val="none" w:sz="0" w:space="0" w:color="auto"/>
        <w:right w:val="none" w:sz="0" w:space="0" w:color="auto"/>
      </w:divBdr>
    </w:div>
    <w:div w:id="266888040">
      <w:bodyDiv w:val="1"/>
      <w:marLeft w:val="0"/>
      <w:marRight w:val="0"/>
      <w:marTop w:val="0"/>
      <w:marBottom w:val="0"/>
      <w:divBdr>
        <w:top w:val="none" w:sz="0" w:space="0" w:color="auto"/>
        <w:left w:val="none" w:sz="0" w:space="0" w:color="auto"/>
        <w:bottom w:val="none" w:sz="0" w:space="0" w:color="auto"/>
        <w:right w:val="none" w:sz="0" w:space="0" w:color="auto"/>
      </w:divBdr>
    </w:div>
    <w:div w:id="294068876">
      <w:bodyDiv w:val="1"/>
      <w:marLeft w:val="0"/>
      <w:marRight w:val="0"/>
      <w:marTop w:val="0"/>
      <w:marBottom w:val="0"/>
      <w:divBdr>
        <w:top w:val="none" w:sz="0" w:space="0" w:color="auto"/>
        <w:left w:val="none" w:sz="0" w:space="0" w:color="auto"/>
        <w:bottom w:val="none" w:sz="0" w:space="0" w:color="auto"/>
        <w:right w:val="none" w:sz="0" w:space="0" w:color="auto"/>
      </w:divBdr>
    </w:div>
    <w:div w:id="304623294">
      <w:bodyDiv w:val="1"/>
      <w:marLeft w:val="0"/>
      <w:marRight w:val="0"/>
      <w:marTop w:val="0"/>
      <w:marBottom w:val="0"/>
      <w:divBdr>
        <w:top w:val="none" w:sz="0" w:space="0" w:color="auto"/>
        <w:left w:val="none" w:sz="0" w:space="0" w:color="auto"/>
        <w:bottom w:val="none" w:sz="0" w:space="0" w:color="auto"/>
        <w:right w:val="none" w:sz="0" w:space="0" w:color="auto"/>
      </w:divBdr>
    </w:div>
    <w:div w:id="323969939">
      <w:bodyDiv w:val="1"/>
      <w:marLeft w:val="0"/>
      <w:marRight w:val="0"/>
      <w:marTop w:val="0"/>
      <w:marBottom w:val="0"/>
      <w:divBdr>
        <w:top w:val="none" w:sz="0" w:space="0" w:color="auto"/>
        <w:left w:val="none" w:sz="0" w:space="0" w:color="auto"/>
        <w:bottom w:val="none" w:sz="0" w:space="0" w:color="auto"/>
        <w:right w:val="none" w:sz="0" w:space="0" w:color="auto"/>
      </w:divBdr>
    </w:div>
    <w:div w:id="330060891">
      <w:bodyDiv w:val="1"/>
      <w:marLeft w:val="0"/>
      <w:marRight w:val="0"/>
      <w:marTop w:val="0"/>
      <w:marBottom w:val="0"/>
      <w:divBdr>
        <w:top w:val="none" w:sz="0" w:space="0" w:color="auto"/>
        <w:left w:val="none" w:sz="0" w:space="0" w:color="auto"/>
        <w:bottom w:val="none" w:sz="0" w:space="0" w:color="auto"/>
        <w:right w:val="none" w:sz="0" w:space="0" w:color="auto"/>
      </w:divBdr>
    </w:div>
    <w:div w:id="334573234">
      <w:bodyDiv w:val="1"/>
      <w:marLeft w:val="0"/>
      <w:marRight w:val="0"/>
      <w:marTop w:val="0"/>
      <w:marBottom w:val="0"/>
      <w:divBdr>
        <w:top w:val="none" w:sz="0" w:space="0" w:color="auto"/>
        <w:left w:val="none" w:sz="0" w:space="0" w:color="auto"/>
        <w:bottom w:val="none" w:sz="0" w:space="0" w:color="auto"/>
        <w:right w:val="none" w:sz="0" w:space="0" w:color="auto"/>
      </w:divBdr>
    </w:div>
    <w:div w:id="340858015">
      <w:bodyDiv w:val="1"/>
      <w:marLeft w:val="0"/>
      <w:marRight w:val="0"/>
      <w:marTop w:val="0"/>
      <w:marBottom w:val="0"/>
      <w:divBdr>
        <w:top w:val="none" w:sz="0" w:space="0" w:color="auto"/>
        <w:left w:val="none" w:sz="0" w:space="0" w:color="auto"/>
        <w:bottom w:val="none" w:sz="0" w:space="0" w:color="auto"/>
        <w:right w:val="none" w:sz="0" w:space="0" w:color="auto"/>
      </w:divBdr>
    </w:div>
    <w:div w:id="345716896">
      <w:bodyDiv w:val="1"/>
      <w:marLeft w:val="0"/>
      <w:marRight w:val="0"/>
      <w:marTop w:val="0"/>
      <w:marBottom w:val="0"/>
      <w:divBdr>
        <w:top w:val="none" w:sz="0" w:space="0" w:color="auto"/>
        <w:left w:val="none" w:sz="0" w:space="0" w:color="auto"/>
        <w:bottom w:val="none" w:sz="0" w:space="0" w:color="auto"/>
        <w:right w:val="none" w:sz="0" w:space="0" w:color="auto"/>
      </w:divBdr>
    </w:div>
    <w:div w:id="350566524">
      <w:bodyDiv w:val="1"/>
      <w:marLeft w:val="0"/>
      <w:marRight w:val="0"/>
      <w:marTop w:val="0"/>
      <w:marBottom w:val="0"/>
      <w:divBdr>
        <w:top w:val="none" w:sz="0" w:space="0" w:color="auto"/>
        <w:left w:val="none" w:sz="0" w:space="0" w:color="auto"/>
        <w:bottom w:val="none" w:sz="0" w:space="0" w:color="auto"/>
        <w:right w:val="none" w:sz="0" w:space="0" w:color="auto"/>
      </w:divBdr>
    </w:div>
    <w:div w:id="356395725">
      <w:bodyDiv w:val="1"/>
      <w:marLeft w:val="0"/>
      <w:marRight w:val="0"/>
      <w:marTop w:val="0"/>
      <w:marBottom w:val="0"/>
      <w:divBdr>
        <w:top w:val="none" w:sz="0" w:space="0" w:color="auto"/>
        <w:left w:val="none" w:sz="0" w:space="0" w:color="auto"/>
        <w:bottom w:val="none" w:sz="0" w:space="0" w:color="auto"/>
        <w:right w:val="none" w:sz="0" w:space="0" w:color="auto"/>
      </w:divBdr>
    </w:div>
    <w:div w:id="367950670">
      <w:bodyDiv w:val="1"/>
      <w:marLeft w:val="0"/>
      <w:marRight w:val="0"/>
      <w:marTop w:val="0"/>
      <w:marBottom w:val="0"/>
      <w:divBdr>
        <w:top w:val="none" w:sz="0" w:space="0" w:color="auto"/>
        <w:left w:val="none" w:sz="0" w:space="0" w:color="auto"/>
        <w:bottom w:val="none" w:sz="0" w:space="0" w:color="auto"/>
        <w:right w:val="none" w:sz="0" w:space="0" w:color="auto"/>
      </w:divBdr>
    </w:div>
    <w:div w:id="380204473">
      <w:bodyDiv w:val="1"/>
      <w:marLeft w:val="0"/>
      <w:marRight w:val="0"/>
      <w:marTop w:val="0"/>
      <w:marBottom w:val="0"/>
      <w:divBdr>
        <w:top w:val="none" w:sz="0" w:space="0" w:color="auto"/>
        <w:left w:val="none" w:sz="0" w:space="0" w:color="auto"/>
        <w:bottom w:val="none" w:sz="0" w:space="0" w:color="auto"/>
        <w:right w:val="none" w:sz="0" w:space="0" w:color="auto"/>
      </w:divBdr>
    </w:div>
    <w:div w:id="383719369">
      <w:bodyDiv w:val="1"/>
      <w:marLeft w:val="0"/>
      <w:marRight w:val="0"/>
      <w:marTop w:val="0"/>
      <w:marBottom w:val="0"/>
      <w:divBdr>
        <w:top w:val="none" w:sz="0" w:space="0" w:color="auto"/>
        <w:left w:val="none" w:sz="0" w:space="0" w:color="auto"/>
        <w:bottom w:val="none" w:sz="0" w:space="0" w:color="auto"/>
        <w:right w:val="none" w:sz="0" w:space="0" w:color="auto"/>
      </w:divBdr>
    </w:div>
    <w:div w:id="386299074">
      <w:bodyDiv w:val="1"/>
      <w:marLeft w:val="0"/>
      <w:marRight w:val="0"/>
      <w:marTop w:val="0"/>
      <w:marBottom w:val="0"/>
      <w:divBdr>
        <w:top w:val="none" w:sz="0" w:space="0" w:color="auto"/>
        <w:left w:val="none" w:sz="0" w:space="0" w:color="auto"/>
        <w:bottom w:val="none" w:sz="0" w:space="0" w:color="auto"/>
        <w:right w:val="none" w:sz="0" w:space="0" w:color="auto"/>
      </w:divBdr>
    </w:div>
    <w:div w:id="389423136">
      <w:bodyDiv w:val="1"/>
      <w:marLeft w:val="0"/>
      <w:marRight w:val="0"/>
      <w:marTop w:val="0"/>
      <w:marBottom w:val="0"/>
      <w:divBdr>
        <w:top w:val="none" w:sz="0" w:space="0" w:color="auto"/>
        <w:left w:val="none" w:sz="0" w:space="0" w:color="auto"/>
        <w:bottom w:val="none" w:sz="0" w:space="0" w:color="auto"/>
        <w:right w:val="none" w:sz="0" w:space="0" w:color="auto"/>
      </w:divBdr>
    </w:div>
    <w:div w:id="402869768">
      <w:bodyDiv w:val="1"/>
      <w:marLeft w:val="0"/>
      <w:marRight w:val="0"/>
      <w:marTop w:val="0"/>
      <w:marBottom w:val="0"/>
      <w:divBdr>
        <w:top w:val="none" w:sz="0" w:space="0" w:color="auto"/>
        <w:left w:val="none" w:sz="0" w:space="0" w:color="auto"/>
        <w:bottom w:val="none" w:sz="0" w:space="0" w:color="auto"/>
        <w:right w:val="none" w:sz="0" w:space="0" w:color="auto"/>
      </w:divBdr>
    </w:div>
    <w:div w:id="405566688">
      <w:bodyDiv w:val="1"/>
      <w:marLeft w:val="0"/>
      <w:marRight w:val="0"/>
      <w:marTop w:val="0"/>
      <w:marBottom w:val="0"/>
      <w:divBdr>
        <w:top w:val="none" w:sz="0" w:space="0" w:color="auto"/>
        <w:left w:val="none" w:sz="0" w:space="0" w:color="auto"/>
        <w:bottom w:val="none" w:sz="0" w:space="0" w:color="auto"/>
        <w:right w:val="none" w:sz="0" w:space="0" w:color="auto"/>
      </w:divBdr>
    </w:div>
    <w:div w:id="420761440">
      <w:bodyDiv w:val="1"/>
      <w:marLeft w:val="0"/>
      <w:marRight w:val="0"/>
      <w:marTop w:val="0"/>
      <w:marBottom w:val="0"/>
      <w:divBdr>
        <w:top w:val="none" w:sz="0" w:space="0" w:color="auto"/>
        <w:left w:val="none" w:sz="0" w:space="0" w:color="auto"/>
        <w:bottom w:val="none" w:sz="0" w:space="0" w:color="auto"/>
        <w:right w:val="none" w:sz="0" w:space="0" w:color="auto"/>
      </w:divBdr>
    </w:div>
    <w:div w:id="431121594">
      <w:bodyDiv w:val="1"/>
      <w:marLeft w:val="0"/>
      <w:marRight w:val="0"/>
      <w:marTop w:val="0"/>
      <w:marBottom w:val="0"/>
      <w:divBdr>
        <w:top w:val="none" w:sz="0" w:space="0" w:color="auto"/>
        <w:left w:val="none" w:sz="0" w:space="0" w:color="auto"/>
        <w:bottom w:val="none" w:sz="0" w:space="0" w:color="auto"/>
        <w:right w:val="none" w:sz="0" w:space="0" w:color="auto"/>
      </w:divBdr>
    </w:div>
    <w:div w:id="437336115">
      <w:bodyDiv w:val="1"/>
      <w:marLeft w:val="0"/>
      <w:marRight w:val="0"/>
      <w:marTop w:val="0"/>
      <w:marBottom w:val="0"/>
      <w:divBdr>
        <w:top w:val="none" w:sz="0" w:space="0" w:color="auto"/>
        <w:left w:val="none" w:sz="0" w:space="0" w:color="auto"/>
        <w:bottom w:val="none" w:sz="0" w:space="0" w:color="auto"/>
        <w:right w:val="none" w:sz="0" w:space="0" w:color="auto"/>
      </w:divBdr>
    </w:div>
    <w:div w:id="438064601">
      <w:bodyDiv w:val="1"/>
      <w:marLeft w:val="0"/>
      <w:marRight w:val="0"/>
      <w:marTop w:val="0"/>
      <w:marBottom w:val="0"/>
      <w:divBdr>
        <w:top w:val="none" w:sz="0" w:space="0" w:color="auto"/>
        <w:left w:val="none" w:sz="0" w:space="0" w:color="auto"/>
        <w:bottom w:val="none" w:sz="0" w:space="0" w:color="auto"/>
        <w:right w:val="none" w:sz="0" w:space="0" w:color="auto"/>
      </w:divBdr>
    </w:div>
    <w:div w:id="454368924">
      <w:bodyDiv w:val="1"/>
      <w:marLeft w:val="0"/>
      <w:marRight w:val="0"/>
      <w:marTop w:val="0"/>
      <w:marBottom w:val="0"/>
      <w:divBdr>
        <w:top w:val="none" w:sz="0" w:space="0" w:color="auto"/>
        <w:left w:val="none" w:sz="0" w:space="0" w:color="auto"/>
        <w:bottom w:val="none" w:sz="0" w:space="0" w:color="auto"/>
        <w:right w:val="none" w:sz="0" w:space="0" w:color="auto"/>
      </w:divBdr>
    </w:div>
    <w:div w:id="471364829">
      <w:bodyDiv w:val="1"/>
      <w:marLeft w:val="0"/>
      <w:marRight w:val="0"/>
      <w:marTop w:val="0"/>
      <w:marBottom w:val="0"/>
      <w:divBdr>
        <w:top w:val="none" w:sz="0" w:space="0" w:color="auto"/>
        <w:left w:val="none" w:sz="0" w:space="0" w:color="auto"/>
        <w:bottom w:val="none" w:sz="0" w:space="0" w:color="auto"/>
        <w:right w:val="none" w:sz="0" w:space="0" w:color="auto"/>
      </w:divBdr>
    </w:div>
    <w:div w:id="472528022">
      <w:bodyDiv w:val="1"/>
      <w:marLeft w:val="0"/>
      <w:marRight w:val="0"/>
      <w:marTop w:val="0"/>
      <w:marBottom w:val="0"/>
      <w:divBdr>
        <w:top w:val="none" w:sz="0" w:space="0" w:color="auto"/>
        <w:left w:val="none" w:sz="0" w:space="0" w:color="auto"/>
        <w:bottom w:val="none" w:sz="0" w:space="0" w:color="auto"/>
        <w:right w:val="none" w:sz="0" w:space="0" w:color="auto"/>
      </w:divBdr>
    </w:div>
    <w:div w:id="477037385">
      <w:bodyDiv w:val="1"/>
      <w:marLeft w:val="0"/>
      <w:marRight w:val="0"/>
      <w:marTop w:val="0"/>
      <w:marBottom w:val="0"/>
      <w:divBdr>
        <w:top w:val="none" w:sz="0" w:space="0" w:color="auto"/>
        <w:left w:val="none" w:sz="0" w:space="0" w:color="auto"/>
        <w:bottom w:val="none" w:sz="0" w:space="0" w:color="auto"/>
        <w:right w:val="none" w:sz="0" w:space="0" w:color="auto"/>
      </w:divBdr>
    </w:div>
    <w:div w:id="480391808">
      <w:bodyDiv w:val="1"/>
      <w:marLeft w:val="0"/>
      <w:marRight w:val="0"/>
      <w:marTop w:val="0"/>
      <w:marBottom w:val="0"/>
      <w:divBdr>
        <w:top w:val="none" w:sz="0" w:space="0" w:color="auto"/>
        <w:left w:val="none" w:sz="0" w:space="0" w:color="auto"/>
        <w:bottom w:val="none" w:sz="0" w:space="0" w:color="auto"/>
        <w:right w:val="none" w:sz="0" w:space="0" w:color="auto"/>
      </w:divBdr>
    </w:div>
    <w:div w:id="491677596">
      <w:bodyDiv w:val="1"/>
      <w:marLeft w:val="0"/>
      <w:marRight w:val="0"/>
      <w:marTop w:val="0"/>
      <w:marBottom w:val="0"/>
      <w:divBdr>
        <w:top w:val="none" w:sz="0" w:space="0" w:color="auto"/>
        <w:left w:val="none" w:sz="0" w:space="0" w:color="auto"/>
        <w:bottom w:val="none" w:sz="0" w:space="0" w:color="auto"/>
        <w:right w:val="none" w:sz="0" w:space="0" w:color="auto"/>
      </w:divBdr>
    </w:div>
    <w:div w:id="500127714">
      <w:bodyDiv w:val="1"/>
      <w:marLeft w:val="0"/>
      <w:marRight w:val="0"/>
      <w:marTop w:val="0"/>
      <w:marBottom w:val="0"/>
      <w:divBdr>
        <w:top w:val="none" w:sz="0" w:space="0" w:color="auto"/>
        <w:left w:val="none" w:sz="0" w:space="0" w:color="auto"/>
        <w:bottom w:val="none" w:sz="0" w:space="0" w:color="auto"/>
        <w:right w:val="none" w:sz="0" w:space="0" w:color="auto"/>
      </w:divBdr>
    </w:div>
    <w:div w:id="500312681">
      <w:bodyDiv w:val="1"/>
      <w:marLeft w:val="0"/>
      <w:marRight w:val="0"/>
      <w:marTop w:val="0"/>
      <w:marBottom w:val="0"/>
      <w:divBdr>
        <w:top w:val="none" w:sz="0" w:space="0" w:color="auto"/>
        <w:left w:val="none" w:sz="0" w:space="0" w:color="auto"/>
        <w:bottom w:val="none" w:sz="0" w:space="0" w:color="auto"/>
        <w:right w:val="none" w:sz="0" w:space="0" w:color="auto"/>
      </w:divBdr>
    </w:div>
    <w:div w:id="542055368">
      <w:bodyDiv w:val="1"/>
      <w:marLeft w:val="0"/>
      <w:marRight w:val="0"/>
      <w:marTop w:val="0"/>
      <w:marBottom w:val="0"/>
      <w:divBdr>
        <w:top w:val="none" w:sz="0" w:space="0" w:color="auto"/>
        <w:left w:val="none" w:sz="0" w:space="0" w:color="auto"/>
        <w:bottom w:val="none" w:sz="0" w:space="0" w:color="auto"/>
        <w:right w:val="none" w:sz="0" w:space="0" w:color="auto"/>
      </w:divBdr>
    </w:div>
    <w:div w:id="545024254">
      <w:bodyDiv w:val="1"/>
      <w:marLeft w:val="0"/>
      <w:marRight w:val="0"/>
      <w:marTop w:val="0"/>
      <w:marBottom w:val="0"/>
      <w:divBdr>
        <w:top w:val="none" w:sz="0" w:space="0" w:color="auto"/>
        <w:left w:val="none" w:sz="0" w:space="0" w:color="auto"/>
        <w:bottom w:val="none" w:sz="0" w:space="0" w:color="auto"/>
        <w:right w:val="none" w:sz="0" w:space="0" w:color="auto"/>
      </w:divBdr>
    </w:div>
    <w:div w:id="561258201">
      <w:bodyDiv w:val="1"/>
      <w:marLeft w:val="0"/>
      <w:marRight w:val="0"/>
      <w:marTop w:val="0"/>
      <w:marBottom w:val="0"/>
      <w:divBdr>
        <w:top w:val="none" w:sz="0" w:space="0" w:color="auto"/>
        <w:left w:val="none" w:sz="0" w:space="0" w:color="auto"/>
        <w:bottom w:val="none" w:sz="0" w:space="0" w:color="auto"/>
        <w:right w:val="none" w:sz="0" w:space="0" w:color="auto"/>
      </w:divBdr>
    </w:div>
    <w:div w:id="569002635">
      <w:bodyDiv w:val="1"/>
      <w:marLeft w:val="0"/>
      <w:marRight w:val="0"/>
      <w:marTop w:val="0"/>
      <w:marBottom w:val="0"/>
      <w:divBdr>
        <w:top w:val="none" w:sz="0" w:space="0" w:color="auto"/>
        <w:left w:val="none" w:sz="0" w:space="0" w:color="auto"/>
        <w:bottom w:val="none" w:sz="0" w:space="0" w:color="auto"/>
        <w:right w:val="none" w:sz="0" w:space="0" w:color="auto"/>
      </w:divBdr>
    </w:div>
    <w:div w:id="574169808">
      <w:bodyDiv w:val="1"/>
      <w:marLeft w:val="0"/>
      <w:marRight w:val="0"/>
      <w:marTop w:val="0"/>
      <w:marBottom w:val="0"/>
      <w:divBdr>
        <w:top w:val="none" w:sz="0" w:space="0" w:color="auto"/>
        <w:left w:val="none" w:sz="0" w:space="0" w:color="auto"/>
        <w:bottom w:val="none" w:sz="0" w:space="0" w:color="auto"/>
        <w:right w:val="none" w:sz="0" w:space="0" w:color="auto"/>
      </w:divBdr>
    </w:div>
    <w:div w:id="578373421">
      <w:bodyDiv w:val="1"/>
      <w:marLeft w:val="0"/>
      <w:marRight w:val="0"/>
      <w:marTop w:val="0"/>
      <w:marBottom w:val="0"/>
      <w:divBdr>
        <w:top w:val="none" w:sz="0" w:space="0" w:color="auto"/>
        <w:left w:val="none" w:sz="0" w:space="0" w:color="auto"/>
        <w:bottom w:val="none" w:sz="0" w:space="0" w:color="auto"/>
        <w:right w:val="none" w:sz="0" w:space="0" w:color="auto"/>
      </w:divBdr>
    </w:div>
    <w:div w:id="580453252">
      <w:bodyDiv w:val="1"/>
      <w:marLeft w:val="0"/>
      <w:marRight w:val="0"/>
      <w:marTop w:val="0"/>
      <w:marBottom w:val="0"/>
      <w:divBdr>
        <w:top w:val="none" w:sz="0" w:space="0" w:color="auto"/>
        <w:left w:val="none" w:sz="0" w:space="0" w:color="auto"/>
        <w:bottom w:val="none" w:sz="0" w:space="0" w:color="auto"/>
        <w:right w:val="none" w:sz="0" w:space="0" w:color="auto"/>
      </w:divBdr>
    </w:div>
    <w:div w:id="583808496">
      <w:bodyDiv w:val="1"/>
      <w:marLeft w:val="0"/>
      <w:marRight w:val="0"/>
      <w:marTop w:val="0"/>
      <w:marBottom w:val="0"/>
      <w:divBdr>
        <w:top w:val="none" w:sz="0" w:space="0" w:color="auto"/>
        <w:left w:val="none" w:sz="0" w:space="0" w:color="auto"/>
        <w:bottom w:val="none" w:sz="0" w:space="0" w:color="auto"/>
        <w:right w:val="none" w:sz="0" w:space="0" w:color="auto"/>
      </w:divBdr>
    </w:div>
    <w:div w:id="584530612">
      <w:bodyDiv w:val="1"/>
      <w:marLeft w:val="0"/>
      <w:marRight w:val="0"/>
      <w:marTop w:val="0"/>
      <w:marBottom w:val="0"/>
      <w:divBdr>
        <w:top w:val="none" w:sz="0" w:space="0" w:color="auto"/>
        <w:left w:val="none" w:sz="0" w:space="0" w:color="auto"/>
        <w:bottom w:val="none" w:sz="0" w:space="0" w:color="auto"/>
        <w:right w:val="none" w:sz="0" w:space="0" w:color="auto"/>
      </w:divBdr>
    </w:div>
    <w:div w:id="585578582">
      <w:bodyDiv w:val="1"/>
      <w:marLeft w:val="0"/>
      <w:marRight w:val="0"/>
      <w:marTop w:val="0"/>
      <w:marBottom w:val="0"/>
      <w:divBdr>
        <w:top w:val="none" w:sz="0" w:space="0" w:color="auto"/>
        <w:left w:val="none" w:sz="0" w:space="0" w:color="auto"/>
        <w:bottom w:val="none" w:sz="0" w:space="0" w:color="auto"/>
        <w:right w:val="none" w:sz="0" w:space="0" w:color="auto"/>
      </w:divBdr>
    </w:div>
    <w:div w:id="590705035">
      <w:bodyDiv w:val="1"/>
      <w:marLeft w:val="0"/>
      <w:marRight w:val="0"/>
      <w:marTop w:val="0"/>
      <w:marBottom w:val="0"/>
      <w:divBdr>
        <w:top w:val="none" w:sz="0" w:space="0" w:color="auto"/>
        <w:left w:val="none" w:sz="0" w:space="0" w:color="auto"/>
        <w:bottom w:val="none" w:sz="0" w:space="0" w:color="auto"/>
        <w:right w:val="none" w:sz="0" w:space="0" w:color="auto"/>
      </w:divBdr>
    </w:div>
    <w:div w:id="591202173">
      <w:bodyDiv w:val="1"/>
      <w:marLeft w:val="0"/>
      <w:marRight w:val="0"/>
      <w:marTop w:val="0"/>
      <w:marBottom w:val="0"/>
      <w:divBdr>
        <w:top w:val="none" w:sz="0" w:space="0" w:color="auto"/>
        <w:left w:val="none" w:sz="0" w:space="0" w:color="auto"/>
        <w:bottom w:val="none" w:sz="0" w:space="0" w:color="auto"/>
        <w:right w:val="none" w:sz="0" w:space="0" w:color="auto"/>
      </w:divBdr>
    </w:div>
    <w:div w:id="596211926">
      <w:bodyDiv w:val="1"/>
      <w:marLeft w:val="0"/>
      <w:marRight w:val="0"/>
      <w:marTop w:val="0"/>
      <w:marBottom w:val="0"/>
      <w:divBdr>
        <w:top w:val="none" w:sz="0" w:space="0" w:color="auto"/>
        <w:left w:val="none" w:sz="0" w:space="0" w:color="auto"/>
        <w:bottom w:val="none" w:sz="0" w:space="0" w:color="auto"/>
        <w:right w:val="none" w:sz="0" w:space="0" w:color="auto"/>
      </w:divBdr>
    </w:div>
    <w:div w:id="612783924">
      <w:bodyDiv w:val="1"/>
      <w:marLeft w:val="0"/>
      <w:marRight w:val="0"/>
      <w:marTop w:val="0"/>
      <w:marBottom w:val="0"/>
      <w:divBdr>
        <w:top w:val="none" w:sz="0" w:space="0" w:color="auto"/>
        <w:left w:val="none" w:sz="0" w:space="0" w:color="auto"/>
        <w:bottom w:val="none" w:sz="0" w:space="0" w:color="auto"/>
        <w:right w:val="none" w:sz="0" w:space="0" w:color="auto"/>
      </w:divBdr>
    </w:div>
    <w:div w:id="636107245">
      <w:bodyDiv w:val="1"/>
      <w:marLeft w:val="0"/>
      <w:marRight w:val="0"/>
      <w:marTop w:val="0"/>
      <w:marBottom w:val="0"/>
      <w:divBdr>
        <w:top w:val="none" w:sz="0" w:space="0" w:color="auto"/>
        <w:left w:val="none" w:sz="0" w:space="0" w:color="auto"/>
        <w:bottom w:val="none" w:sz="0" w:space="0" w:color="auto"/>
        <w:right w:val="none" w:sz="0" w:space="0" w:color="auto"/>
      </w:divBdr>
    </w:div>
    <w:div w:id="653997699">
      <w:bodyDiv w:val="1"/>
      <w:marLeft w:val="0"/>
      <w:marRight w:val="0"/>
      <w:marTop w:val="0"/>
      <w:marBottom w:val="0"/>
      <w:divBdr>
        <w:top w:val="none" w:sz="0" w:space="0" w:color="auto"/>
        <w:left w:val="none" w:sz="0" w:space="0" w:color="auto"/>
        <w:bottom w:val="none" w:sz="0" w:space="0" w:color="auto"/>
        <w:right w:val="none" w:sz="0" w:space="0" w:color="auto"/>
      </w:divBdr>
    </w:div>
    <w:div w:id="679284965">
      <w:bodyDiv w:val="1"/>
      <w:marLeft w:val="0"/>
      <w:marRight w:val="0"/>
      <w:marTop w:val="0"/>
      <w:marBottom w:val="0"/>
      <w:divBdr>
        <w:top w:val="none" w:sz="0" w:space="0" w:color="auto"/>
        <w:left w:val="none" w:sz="0" w:space="0" w:color="auto"/>
        <w:bottom w:val="none" w:sz="0" w:space="0" w:color="auto"/>
        <w:right w:val="none" w:sz="0" w:space="0" w:color="auto"/>
      </w:divBdr>
    </w:div>
    <w:div w:id="709304631">
      <w:bodyDiv w:val="1"/>
      <w:marLeft w:val="0"/>
      <w:marRight w:val="0"/>
      <w:marTop w:val="0"/>
      <w:marBottom w:val="0"/>
      <w:divBdr>
        <w:top w:val="none" w:sz="0" w:space="0" w:color="auto"/>
        <w:left w:val="none" w:sz="0" w:space="0" w:color="auto"/>
        <w:bottom w:val="none" w:sz="0" w:space="0" w:color="auto"/>
        <w:right w:val="none" w:sz="0" w:space="0" w:color="auto"/>
      </w:divBdr>
    </w:div>
    <w:div w:id="730352510">
      <w:bodyDiv w:val="1"/>
      <w:marLeft w:val="0"/>
      <w:marRight w:val="0"/>
      <w:marTop w:val="0"/>
      <w:marBottom w:val="0"/>
      <w:divBdr>
        <w:top w:val="none" w:sz="0" w:space="0" w:color="auto"/>
        <w:left w:val="none" w:sz="0" w:space="0" w:color="auto"/>
        <w:bottom w:val="none" w:sz="0" w:space="0" w:color="auto"/>
        <w:right w:val="none" w:sz="0" w:space="0" w:color="auto"/>
      </w:divBdr>
    </w:div>
    <w:div w:id="737627038">
      <w:bodyDiv w:val="1"/>
      <w:marLeft w:val="0"/>
      <w:marRight w:val="0"/>
      <w:marTop w:val="0"/>
      <w:marBottom w:val="0"/>
      <w:divBdr>
        <w:top w:val="none" w:sz="0" w:space="0" w:color="auto"/>
        <w:left w:val="none" w:sz="0" w:space="0" w:color="auto"/>
        <w:bottom w:val="none" w:sz="0" w:space="0" w:color="auto"/>
        <w:right w:val="none" w:sz="0" w:space="0" w:color="auto"/>
      </w:divBdr>
    </w:div>
    <w:div w:id="742335053">
      <w:bodyDiv w:val="1"/>
      <w:marLeft w:val="0"/>
      <w:marRight w:val="0"/>
      <w:marTop w:val="0"/>
      <w:marBottom w:val="0"/>
      <w:divBdr>
        <w:top w:val="none" w:sz="0" w:space="0" w:color="auto"/>
        <w:left w:val="none" w:sz="0" w:space="0" w:color="auto"/>
        <w:bottom w:val="none" w:sz="0" w:space="0" w:color="auto"/>
        <w:right w:val="none" w:sz="0" w:space="0" w:color="auto"/>
      </w:divBdr>
    </w:div>
    <w:div w:id="747116217">
      <w:bodyDiv w:val="1"/>
      <w:marLeft w:val="0"/>
      <w:marRight w:val="0"/>
      <w:marTop w:val="0"/>
      <w:marBottom w:val="0"/>
      <w:divBdr>
        <w:top w:val="none" w:sz="0" w:space="0" w:color="auto"/>
        <w:left w:val="none" w:sz="0" w:space="0" w:color="auto"/>
        <w:bottom w:val="none" w:sz="0" w:space="0" w:color="auto"/>
        <w:right w:val="none" w:sz="0" w:space="0" w:color="auto"/>
      </w:divBdr>
    </w:div>
    <w:div w:id="750009403">
      <w:bodyDiv w:val="1"/>
      <w:marLeft w:val="0"/>
      <w:marRight w:val="0"/>
      <w:marTop w:val="0"/>
      <w:marBottom w:val="0"/>
      <w:divBdr>
        <w:top w:val="none" w:sz="0" w:space="0" w:color="auto"/>
        <w:left w:val="none" w:sz="0" w:space="0" w:color="auto"/>
        <w:bottom w:val="none" w:sz="0" w:space="0" w:color="auto"/>
        <w:right w:val="none" w:sz="0" w:space="0" w:color="auto"/>
      </w:divBdr>
    </w:div>
    <w:div w:id="795104910">
      <w:bodyDiv w:val="1"/>
      <w:marLeft w:val="0"/>
      <w:marRight w:val="0"/>
      <w:marTop w:val="0"/>
      <w:marBottom w:val="0"/>
      <w:divBdr>
        <w:top w:val="none" w:sz="0" w:space="0" w:color="auto"/>
        <w:left w:val="none" w:sz="0" w:space="0" w:color="auto"/>
        <w:bottom w:val="none" w:sz="0" w:space="0" w:color="auto"/>
        <w:right w:val="none" w:sz="0" w:space="0" w:color="auto"/>
      </w:divBdr>
    </w:div>
    <w:div w:id="796726962">
      <w:bodyDiv w:val="1"/>
      <w:marLeft w:val="0"/>
      <w:marRight w:val="0"/>
      <w:marTop w:val="0"/>
      <w:marBottom w:val="0"/>
      <w:divBdr>
        <w:top w:val="none" w:sz="0" w:space="0" w:color="auto"/>
        <w:left w:val="none" w:sz="0" w:space="0" w:color="auto"/>
        <w:bottom w:val="none" w:sz="0" w:space="0" w:color="auto"/>
        <w:right w:val="none" w:sz="0" w:space="0" w:color="auto"/>
      </w:divBdr>
    </w:div>
    <w:div w:id="801505737">
      <w:bodyDiv w:val="1"/>
      <w:marLeft w:val="0"/>
      <w:marRight w:val="0"/>
      <w:marTop w:val="0"/>
      <w:marBottom w:val="0"/>
      <w:divBdr>
        <w:top w:val="none" w:sz="0" w:space="0" w:color="auto"/>
        <w:left w:val="none" w:sz="0" w:space="0" w:color="auto"/>
        <w:bottom w:val="none" w:sz="0" w:space="0" w:color="auto"/>
        <w:right w:val="none" w:sz="0" w:space="0" w:color="auto"/>
      </w:divBdr>
    </w:div>
    <w:div w:id="808667592">
      <w:bodyDiv w:val="1"/>
      <w:marLeft w:val="0"/>
      <w:marRight w:val="0"/>
      <w:marTop w:val="0"/>
      <w:marBottom w:val="0"/>
      <w:divBdr>
        <w:top w:val="none" w:sz="0" w:space="0" w:color="auto"/>
        <w:left w:val="none" w:sz="0" w:space="0" w:color="auto"/>
        <w:bottom w:val="none" w:sz="0" w:space="0" w:color="auto"/>
        <w:right w:val="none" w:sz="0" w:space="0" w:color="auto"/>
      </w:divBdr>
    </w:div>
    <w:div w:id="810825855">
      <w:bodyDiv w:val="1"/>
      <w:marLeft w:val="0"/>
      <w:marRight w:val="0"/>
      <w:marTop w:val="0"/>
      <w:marBottom w:val="0"/>
      <w:divBdr>
        <w:top w:val="none" w:sz="0" w:space="0" w:color="auto"/>
        <w:left w:val="none" w:sz="0" w:space="0" w:color="auto"/>
        <w:bottom w:val="none" w:sz="0" w:space="0" w:color="auto"/>
        <w:right w:val="none" w:sz="0" w:space="0" w:color="auto"/>
      </w:divBdr>
    </w:div>
    <w:div w:id="832527841">
      <w:bodyDiv w:val="1"/>
      <w:marLeft w:val="0"/>
      <w:marRight w:val="0"/>
      <w:marTop w:val="0"/>
      <w:marBottom w:val="0"/>
      <w:divBdr>
        <w:top w:val="none" w:sz="0" w:space="0" w:color="auto"/>
        <w:left w:val="none" w:sz="0" w:space="0" w:color="auto"/>
        <w:bottom w:val="none" w:sz="0" w:space="0" w:color="auto"/>
        <w:right w:val="none" w:sz="0" w:space="0" w:color="auto"/>
      </w:divBdr>
    </w:div>
    <w:div w:id="848761874">
      <w:bodyDiv w:val="1"/>
      <w:marLeft w:val="0"/>
      <w:marRight w:val="0"/>
      <w:marTop w:val="0"/>
      <w:marBottom w:val="0"/>
      <w:divBdr>
        <w:top w:val="none" w:sz="0" w:space="0" w:color="auto"/>
        <w:left w:val="none" w:sz="0" w:space="0" w:color="auto"/>
        <w:bottom w:val="none" w:sz="0" w:space="0" w:color="auto"/>
        <w:right w:val="none" w:sz="0" w:space="0" w:color="auto"/>
      </w:divBdr>
    </w:div>
    <w:div w:id="856431693">
      <w:bodyDiv w:val="1"/>
      <w:marLeft w:val="0"/>
      <w:marRight w:val="0"/>
      <w:marTop w:val="0"/>
      <w:marBottom w:val="0"/>
      <w:divBdr>
        <w:top w:val="none" w:sz="0" w:space="0" w:color="auto"/>
        <w:left w:val="none" w:sz="0" w:space="0" w:color="auto"/>
        <w:bottom w:val="none" w:sz="0" w:space="0" w:color="auto"/>
        <w:right w:val="none" w:sz="0" w:space="0" w:color="auto"/>
      </w:divBdr>
    </w:div>
    <w:div w:id="861405380">
      <w:bodyDiv w:val="1"/>
      <w:marLeft w:val="0"/>
      <w:marRight w:val="0"/>
      <w:marTop w:val="0"/>
      <w:marBottom w:val="0"/>
      <w:divBdr>
        <w:top w:val="none" w:sz="0" w:space="0" w:color="auto"/>
        <w:left w:val="none" w:sz="0" w:space="0" w:color="auto"/>
        <w:bottom w:val="none" w:sz="0" w:space="0" w:color="auto"/>
        <w:right w:val="none" w:sz="0" w:space="0" w:color="auto"/>
      </w:divBdr>
    </w:div>
    <w:div w:id="878861211">
      <w:bodyDiv w:val="1"/>
      <w:marLeft w:val="0"/>
      <w:marRight w:val="0"/>
      <w:marTop w:val="0"/>
      <w:marBottom w:val="0"/>
      <w:divBdr>
        <w:top w:val="none" w:sz="0" w:space="0" w:color="auto"/>
        <w:left w:val="none" w:sz="0" w:space="0" w:color="auto"/>
        <w:bottom w:val="none" w:sz="0" w:space="0" w:color="auto"/>
        <w:right w:val="none" w:sz="0" w:space="0" w:color="auto"/>
      </w:divBdr>
    </w:div>
    <w:div w:id="896014239">
      <w:bodyDiv w:val="1"/>
      <w:marLeft w:val="0"/>
      <w:marRight w:val="0"/>
      <w:marTop w:val="0"/>
      <w:marBottom w:val="0"/>
      <w:divBdr>
        <w:top w:val="none" w:sz="0" w:space="0" w:color="auto"/>
        <w:left w:val="none" w:sz="0" w:space="0" w:color="auto"/>
        <w:bottom w:val="none" w:sz="0" w:space="0" w:color="auto"/>
        <w:right w:val="none" w:sz="0" w:space="0" w:color="auto"/>
      </w:divBdr>
    </w:div>
    <w:div w:id="902569885">
      <w:bodyDiv w:val="1"/>
      <w:marLeft w:val="0"/>
      <w:marRight w:val="0"/>
      <w:marTop w:val="0"/>
      <w:marBottom w:val="0"/>
      <w:divBdr>
        <w:top w:val="none" w:sz="0" w:space="0" w:color="auto"/>
        <w:left w:val="none" w:sz="0" w:space="0" w:color="auto"/>
        <w:bottom w:val="none" w:sz="0" w:space="0" w:color="auto"/>
        <w:right w:val="none" w:sz="0" w:space="0" w:color="auto"/>
      </w:divBdr>
    </w:div>
    <w:div w:id="920140927">
      <w:bodyDiv w:val="1"/>
      <w:marLeft w:val="0"/>
      <w:marRight w:val="0"/>
      <w:marTop w:val="0"/>
      <w:marBottom w:val="0"/>
      <w:divBdr>
        <w:top w:val="none" w:sz="0" w:space="0" w:color="auto"/>
        <w:left w:val="none" w:sz="0" w:space="0" w:color="auto"/>
        <w:bottom w:val="none" w:sz="0" w:space="0" w:color="auto"/>
        <w:right w:val="none" w:sz="0" w:space="0" w:color="auto"/>
      </w:divBdr>
    </w:div>
    <w:div w:id="920454283">
      <w:bodyDiv w:val="1"/>
      <w:marLeft w:val="0"/>
      <w:marRight w:val="0"/>
      <w:marTop w:val="0"/>
      <w:marBottom w:val="0"/>
      <w:divBdr>
        <w:top w:val="none" w:sz="0" w:space="0" w:color="auto"/>
        <w:left w:val="none" w:sz="0" w:space="0" w:color="auto"/>
        <w:bottom w:val="none" w:sz="0" w:space="0" w:color="auto"/>
        <w:right w:val="none" w:sz="0" w:space="0" w:color="auto"/>
      </w:divBdr>
    </w:div>
    <w:div w:id="920484703">
      <w:bodyDiv w:val="1"/>
      <w:marLeft w:val="0"/>
      <w:marRight w:val="0"/>
      <w:marTop w:val="0"/>
      <w:marBottom w:val="0"/>
      <w:divBdr>
        <w:top w:val="none" w:sz="0" w:space="0" w:color="auto"/>
        <w:left w:val="none" w:sz="0" w:space="0" w:color="auto"/>
        <w:bottom w:val="none" w:sz="0" w:space="0" w:color="auto"/>
        <w:right w:val="none" w:sz="0" w:space="0" w:color="auto"/>
      </w:divBdr>
    </w:div>
    <w:div w:id="922253380">
      <w:bodyDiv w:val="1"/>
      <w:marLeft w:val="0"/>
      <w:marRight w:val="0"/>
      <w:marTop w:val="0"/>
      <w:marBottom w:val="0"/>
      <w:divBdr>
        <w:top w:val="none" w:sz="0" w:space="0" w:color="auto"/>
        <w:left w:val="none" w:sz="0" w:space="0" w:color="auto"/>
        <w:bottom w:val="none" w:sz="0" w:space="0" w:color="auto"/>
        <w:right w:val="none" w:sz="0" w:space="0" w:color="auto"/>
      </w:divBdr>
    </w:div>
    <w:div w:id="922640312">
      <w:bodyDiv w:val="1"/>
      <w:marLeft w:val="0"/>
      <w:marRight w:val="0"/>
      <w:marTop w:val="0"/>
      <w:marBottom w:val="0"/>
      <w:divBdr>
        <w:top w:val="none" w:sz="0" w:space="0" w:color="auto"/>
        <w:left w:val="none" w:sz="0" w:space="0" w:color="auto"/>
        <w:bottom w:val="none" w:sz="0" w:space="0" w:color="auto"/>
        <w:right w:val="none" w:sz="0" w:space="0" w:color="auto"/>
      </w:divBdr>
    </w:div>
    <w:div w:id="923762657">
      <w:bodyDiv w:val="1"/>
      <w:marLeft w:val="0"/>
      <w:marRight w:val="0"/>
      <w:marTop w:val="0"/>
      <w:marBottom w:val="0"/>
      <w:divBdr>
        <w:top w:val="none" w:sz="0" w:space="0" w:color="auto"/>
        <w:left w:val="none" w:sz="0" w:space="0" w:color="auto"/>
        <w:bottom w:val="none" w:sz="0" w:space="0" w:color="auto"/>
        <w:right w:val="none" w:sz="0" w:space="0" w:color="auto"/>
      </w:divBdr>
    </w:div>
    <w:div w:id="946423004">
      <w:bodyDiv w:val="1"/>
      <w:marLeft w:val="0"/>
      <w:marRight w:val="0"/>
      <w:marTop w:val="0"/>
      <w:marBottom w:val="0"/>
      <w:divBdr>
        <w:top w:val="none" w:sz="0" w:space="0" w:color="auto"/>
        <w:left w:val="none" w:sz="0" w:space="0" w:color="auto"/>
        <w:bottom w:val="none" w:sz="0" w:space="0" w:color="auto"/>
        <w:right w:val="none" w:sz="0" w:space="0" w:color="auto"/>
      </w:divBdr>
    </w:div>
    <w:div w:id="947085647">
      <w:bodyDiv w:val="1"/>
      <w:marLeft w:val="0"/>
      <w:marRight w:val="0"/>
      <w:marTop w:val="0"/>
      <w:marBottom w:val="0"/>
      <w:divBdr>
        <w:top w:val="none" w:sz="0" w:space="0" w:color="auto"/>
        <w:left w:val="none" w:sz="0" w:space="0" w:color="auto"/>
        <w:bottom w:val="none" w:sz="0" w:space="0" w:color="auto"/>
        <w:right w:val="none" w:sz="0" w:space="0" w:color="auto"/>
      </w:divBdr>
    </w:div>
    <w:div w:id="950093693">
      <w:bodyDiv w:val="1"/>
      <w:marLeft w:val="0"/>
      <w:marRight w:val="0"/>
      <w:marTop w:val="0"/>
      <w:marBottom w:val="0"/>
      <w:divBdr>
        <w:top w:val="none" w:sz="0" w:space="0" w:color="auto"/>
        <w:left w:val="none" w:sz="0" w:space="0" w:color="auto"/>
        <w:bottom w:val="none" w:sz="0" w:space="0" w:color="auto"/>
        <w:right w:val="none" w:sz="0" w:space="0" w:color="auto"/>
      </w:divBdr>
    </w:div>
    <w:div w:id="950936875">
      <w:bodyDiv w:val="1"/>
      <w:marLeft w:val="0"/>
      <w:marRight w:val="0"/>
      <w:marTop w:val="0"/>
      <w:marBottom w:val="0"/>
      <w:divBdr>
        <w:top w:val="none" w:sz="0" w:space="0" w:color="auto"/>
        <w:left w:val="none" w:sz="0" w:space="0" w:color="auto"/>
        <w:bottom w:val="none" w:sz="0" w:space="0" w:color="auto"/>
        <w:right w:val="none" w:sz="0" w:space="0" w:color="auto"/>
      </w:divBdr>
    </w:div>
    <w:div w:id="963804265">
      <w:bodyDiv w:val="1"/>
      <w:marLeft w:val="0"/>
      <w:marRight w:val="0"/>
      <w:marTop w:val="0"/>
      <w:marBottom w:val="0"/>
      <w:divBdr>
        <w:top w:val="none" w:sz="0" w:space="0" w:color="auto"/>
        <w:left w:val="none" w:sz="0" w:space="0" w:color="auto"/>
        <w:bottom w:val="none" w:sz="0" w:space="0" w:color="auto"/>
        <w:right w:val="none" w:sz="0" w:space="0" w:color="auto"/>
      </w:divBdr>
    </w:div>
    <w:div w:id="989944069">
      <w:bodyDiv w:val="1"/>
      <w:marLeft w:val="0"/>
      <w:marRight w:val="0"/>
      <w:marTop w:val="0"/>
      <w:marBottom w:val="0"/>
      <w:divBdr>
        <w:top w:val="none" w:sz="0" w:space="0" w:color="auto"/>
        <w:left w:val="none" w:sz="0" w:space="0" w:color="auto"/>
        <w:bottom w:val="none" w:sz="0" w:space="0" w:color="auto"/>
        <w:right w:val="none" w:sz="0" w:space="0" w:color="auto"/>
      </w:divBdr>
    </w:div>
    <w:div w:id="995911803">
      <w:bodyDiv w:val="1"/>
      <w:marLeft w:val="0"/>
      <w:marRight w:val="0"/>
      <w:marTop w:val="0"/>
      <w:marBottom w:val="0"/>
      <w:divBdr>
        <w:top w:val="none" w:sz="0" w:space="0" w:color="auto"/>
        <w:left w:val="none" w:sz="0" w:space="0" w:color="auto"/>
        <w:bottom w:val="none" w:sz="0" w:space="0" w:color="auto"/>
        <w:right w:val="none" w:sz="0" w:space="0" w:color="auto"/>
      </w:divBdr>
    </w:div>
    <w:div w:id="1024594472">
      <w:bodyDiv w:val="1"/>
      <w:marLeft w:val="0"/>
      <w:marRight w:val="0"/>
      <w:marTop w:val="0"/>
      <w:marBottom w:val="0"/>
      <w:divBdr>
        <w:top w:val="none" w:sz="0" w:space="0" w:color="auto"/>
        <w:left w:val="none" w:sz="0" w:space="0" w:color="auto"/>
        <w:bottom w:val="none" w:sz="0" w:space="0" w:color="auto"/>
        <w:right w:val="none" w:sz="0" w:space="0" w:color="auto"/>
      </w:divBdr>
    </w:div>
    <w:div w:id="1042904222">
      <w:bodyDiv w:val="1"/>
      <w:marLeft w:val="0"/>
      <w:marRight w:val="0"/>
      <w:marTop w:val="0"/>
      <w:marBottom w:val="0"/>
      <w:divBdr>
        <w:top w:val="none" w:sz="0" w:space="0" w:color="auto"/>
        <w:left w:val="none" w:sz="0" w:space="0" w:color="auto"/>
        <w:bottom w:val="none" w:sz="0" w:space="0" w:color="auto"/>
        <w:right w:val="none" w:sz="0" w:space="0" w:color="auto"/>
      </w:divBdr>
    </w:div>
    <w:div w:id="1051031888">
      <w:bodyDiv w:val="1"/>
      <w:marLeft w:val="0"/>
      <w:marRight w:val="0"/>
      <w:marTop w:val="0"/>
      <w:marBottom w:val="0"/>
      <w:divBdr>
        <w:top w:val="none" w:sz="0" w:space="0" w:color="auto"/>
        <w:left w:val="none" w:sz="0" w:space="0" w:color="auto"/>
        <w:bottom w:val="none" w:sz="0" w:space="0" w:color="auto"/>
        <w:right w:val="none" w:sz="0" w:space="0" w:color="auto"/>
      </w:divBdr>
    </w:div>
    <w:div w:id="1055472833">
      <w:bodyDiv w:val="1"/>
      <w:marLeft w:val="0"/>
      <w:marRight w:val="0"/>
      <w:marTop w:val="0"/>
      <w:marBottom w:val="0"/>
      <w:divBdr>
        <w:top w:val="none" w:sz="0" w:space="0" w:color="auto"/>
        <w:left w:val="none" w:sz="0" w:space="0" w:color="auto"/>
        <w:bottom w:val="none" w:sz="0" w:space="0" w:color="auto"/>
        <w:right w:val="none" w:sz="0" w:space="0" w:color="auto"/>
      </w:divBdr>
    </w:div>
    <w:div w:id="1058672953">
      <w:bodyDiv w:val="1"/>
      <w:marLeft w:val="0"/>
      <w:marRight w:val="0"/>
      <w:marTop w:val="0"/>
      <w:marBottom w:val="0"/>
      <w:divBdr>
        <w:top w:val="none" w:sz="0" w:space="0" w:color="auto"/>
        <w:left w:val="none" w:sz="0" w:space="0" w:color="auto"/>
        <w:bottom w:val="none" w:sz="0" w:space="0" w:color="auto"/>
        <w:right w:val="none" w:sz="0" w:space="0" w:color="auto"/>
      </w:divBdr>
    </w:div>
    <w:div w:id="1081947805">
      <w:bodyDiv w:val="1"/>
      <w:marLeft w:val="0"/>
      <w:marRight w:val="0"/>
      <w:marTop w:val="0"/>
      <w:marBottom w:val="0"/>
      <w:divBdr>
        <w:top w:val="none" w:sz="0" w:space="0" w:color="auto"/>
        <w:left w:val="none" w:sz="0" w:space="0" w:color="auto"/>
        <w:bottom w:val="none" w:sz="0" w:space="0" w:color="auto"/>
        <w:right w:val="none" w:sz="0" w:space="0" w:color="auto"/>
      </w:divBdr>
    </w:div>
    <w:div w:id="1083452569">
      <w:bodyDiv w:val="1"/>
      <w:marLeft w:val="0"/>
      <w:marRight w:val="0"/>
      <w:marTop w:val="0"/>
      <w:marBottom w:val="0"/>
      <w:divBdr>
        <w:top w:val="none" w:sz="0" w:space="0" w:color="auto"/>
        <w:left w:val="none" w:sz="0" w:space="0" w:color="auto"/>
        <w:bottom w:val="none" w:sz="0" w:space="0" w:color="auto"/>
        <w:right w:val="none" w:sz="0" w:space="0" w:color="auto"/>
      </w:divBdr>
    </w:div>
    <w:div w:id="1088696484">
      <w:bodyDiv w:val="1"/>
      <w:marLeft w:val="0"/>
      <w:marRight w:val="0"/>
      <w:marTop w:val="0"/>
      <w:marBottom w:val="0"/>
      <w:divBdr>
        <w:top w:val="none" w:sz="0" w:space="0" w:color="auto"/>
        <w:left w:val="none" w:sz="0" w:space="0" w:color="auto"/>
        <w:bottom w:val="none" w:sz="0" w:space="0" w:color="auto"/>
        <w:right w:val="none" w:sz="0" w:space="0" w:color="auto"/>
      </w:divBdr>
    </w:div>
    <w:div w:id="1091242750">
      <w:bodyDiv w:val="1"/>
      <w:marLeft w:val="0"/>
      <w:marRight w:val="0"/>
      <w:marTop w:val="0"/>
      <w:marBottom w:val="0"/>
      <w:divBdr>
        <w:top w:val="none" w:sz="0" w:space="0" w:color="auto"/>
        <w:left w:val="none" w:sz="0" w:space="0" w:color="auto"/>
        <w:bottom w:val="none" w:sz="0" w:space="0" w:color="auto"/>
        <w:right w:val="none" w:sz="0" w:space="0" w:color="auto"/>
      </w:divBdr>
    </w:div>
    <w:div w:id="1108507164">
      <w:bodyDiv w:val="1"/>
      <w:marLeft w:val="0"/>
      <w:marRight w:val="0"/>
      <w:marTop w:val="0"/>
      <w:marBottom w:val="0"/>
      <w:divBdr>
        <w:top w:val="none" w:sz="0" w:space="0" w:color="auto"/>
        <w:left w:val="none" w:sz="0" w:space="0" w:color="auto"/>
        <w:bottom w:val="none" w:sz="0" w:space="0" w:color="auto"/>
        <w:right w:val="none" w:sz="0" w:space="0" w:color="auto"/>
      </w:divBdr>
    </w:div>
    <w:div w:id="1110010028">
      <w:bodyDiv w:val="1"/>
      <w:marLeft w:val="0"/>
      <w:marRight w:val="0"/>
      <w:marTop w:val="0"/>
      <w:marBottom w:val="0"/>
      <w:divBdr>
        <w:top w:val="none" w:sz="0" w:space="0" w:color="auto"/>
        <w:left w:val="none" w:sz="0" w:space="0" w:color="auto"/>
        <w:bottom w:val="none" w:sz="0" w:space="0" w:color="auto"/>
        <w:right w:val="none" w:sz="0" w:space="0" w:color="auto"/>
      </w:divBdr>
    </w:div>
    <w:div w:id="1116679630">
      <w:bodyDiv w:val="1"/>
      <w:marLeft w:val="0"/>
      <w:marRight w:val="0"/>
      <w:marTop w:val="0"/>
      <w:marBottom w:val="0"/>
      <w:divBdr>
        <w:top w:val="none" w:sz="0" w:space="0" w:color="auto"/>
        <w:left w:val="none" w:sz="0" w:space="0" w:color="auto"/>
        <w:bottom w:val="none" w:sz="0" w:space="0" w:color="auto"/>
        <w:right w:val="none" w:sz="0" w:space="0" w:color="auto"/>
      </w:divBdr>
    </w:div>
    <w:div w:id="1118447809">
      <w:bodyDiv w:val="1"/>
      <w:marLeft w:val="0"/>
      <w:marRight w:val="0"/>
      <w:marTop w:val="0"/>
      <w:marBottom w:val="0"/>
      <w:divBdr>
        <w:top w:val="none" w:sz="0" w:space="0" w:color="auto"/>
        <w:left w:val="none" w:sz="0" w:space="0" w:color="auto"/>
        <w:bottom w:val="none" w:sz="0" w:space="0" w:color="auto"/>
        <w:right w:val="none" w:sz="0" w:space="0" w:color="auto"/>
      </w:divBdr>
    </w:div>
    <w:div w:id="1123112595">
      <w:bodyDiv w:val="1"/>
      <w:marLeft w:val="0"/>
      <w:marRight w:val="0"/>
      <w:marTop w:val="0"/>
      <w:marBottom w:val="0"/>
      <w:divBdr>
        <w:top w:val="none" w:sz="0" w:space="0" w:color="auto"/>
        <w:left w:val="none" w:sz="0" w:space="0" w:color="auto"/>
        <w:bottom w:val="none" w:sz="0" w:space="0" w:color="auto"/>
        <w:right w:val="none" w:sz="0" w:space="0" w:color="auto"/>
      </w:divBdr>
    </w:div>
    <w:div w:id="1143809654">
      <w:bodyDiv w:val="1"/>
      <w:marLeft w:val="0"/>
      <w:marRight w:val="0"/>
      <w:marTop w:val="0"/>
      <w:marBottom w:val="0"/>
      <w:divBdr>
        <w:top w:val="none" w:sz="0" w:space="0" w:color="auto"/>
        <w:left w:val="none" w:sz="0" w:space="0" w:color="auto"/>
        <w:bottom w:val="none" w:sz="0" w:space="0" w:color="auto"/>
        <w:right w:val="none" w:sz="0" w:space="0" w:color="auto"/>
      </w:divBdr>
    </w:div>
    <w:div w:id="1149706044">
      <w:bodyDiv w:val="1"/>
      <w:marLeft w:val="0"/>
      <w:marRight w:val="0"/>
      <w:marTop w:val="0"/>
      <w:marBottom w:val="0"/>
      <w:divBdr>
        <w:top w:val="none" w:sz="0" w:space="0" w:color="auto"/>
        <w:left w:val="none" w:sz="0" w:space="0" w:color="auto"/>
        <w:bottom w:val="none" w:sz="0" w:space="0" w:color="auto"/>
        <w:right w:val="none" w:sz="0" w:space="0" w:color="auto"/>
      </w:divBdr>
    </w:div>
    <w:div w:id="1150053974">
      <w:bodyDiv w:val="1"/>
      <w:marLeft w:val="0"/>
      <w:marRight w:val="0"/>
      <w:marTop w:val="0"/>
      <w:marBottom w:val="0"/>
      <w:divBdr>
        <w:top w:val="none" w:sz="0" w:space="0" w:color="auto"/>
        <w:left w:val="none" w:sz="0" w:space="0" w:color="auto"/>
        <w:bottom w:val="none" w:sz="0" w:space="0" w:color="auto"/>
        <w:right w:val="none" w:sz="0" w:space="0" w:color="auto"/>
      </w:divBdr>
    </w:div>
    <w:div w:id="1160122760">
      <w:bodyDiv w:val="1"/>
      <w:marLeft w:val="0"/>
      <w:marRight w:val="0"/>
      <w:marTop w:val="0"/>
      <w:marBottom w:val="0"/>
      <w:divBdr>
        <w:top w:val="none" w:sz="0" w:space="0" w:color="auto"/>
        <w:left w:val="none" w:sz="0" w:space="0" w:color="auto"/>
        <w:bottom w:val="none" w:sz="0" w:space="0" w:color="auto"/>
        <w:right w:val="none" w:sz="0" w:space="0" w:color="auto"/>
      </w:divBdr>
    </w:div>
    <w:div w:id="1190100265">
      <w:bodyDiv w:val="1"/>
      <w:marLeft w:val="0"/>
      <w:marRight w:val="0"/>
      <w:marTop w:val="0"/>
      <w:marBottom w:val="0"/>
      <w:divBdr>
        <w:top w:val="none" w:sz="0" w:space="0" w:color="auto"/>
        <w:left w:val="none" w:sz="0" w:space="0" w:color="auto"/>
        <w:bottom w:val="none" w:sz="0" w:space="0" w:color="auto"/>
        <w:right w:val="none" w:sz="0" w:space="0" w:color="auto"/>
      </w:divBdr>
    </w:div>
    <w:div w:id="1191452584">
      <w:bodyDiv w:val="1"/>
      <w:marLeft w:val="0"/>
      <w:marRight w:val="0"/>
      <w:marTop w:val="0"/>
      <w:marBottom w:val="0"/>
      <w:divBdr>
        <w:top w:val="none" w:sz="0" w:space="0" w:color="auto"/>
        <w:left w:val="none" w:sz="0" w:space="0" w:color="auto"/>
        <w:bottom w:val="none" w:sz="0" w:space="0" w:color="auto"/>
        <w:right w:val="none" w:sz="0" w:space="0" w:color="auto"/>
      </w:divBdr>
    </w:div>
    <w:div w:id="1194076617">
      <w:bodyDiv w:val="1"/>
      <w:marLeft w:val="0"/>
      <w:marRight w:val="0"/>
      <w:marTop w:val="0"/>
      <w:marBottom w:val="0"/>
      <w:divBdr>
        <w:top w:val="none" w:sz="0" w:space="0" w:color="auto"/>
        <w:left w:val="none" w:sz="0" w:space="0" w:color="auto"/>
        <w:bottom w:val="none" w:sz="0" w:space="0" w:color="auto"/>
        <w:right w:val="none" w:sz="0" w:space="0" w:color="auto"/>
      </w:divBdr>
    </w:div>
    <w:div w:id="1204750972">
      <w:bodyDiv w:val="1"/>
      <w:marLeft w:val="0"/>
      <w:marRight w:val="0"/>
      <w:marTop w:val="0"/>
      <w:marBottom w:val="0"/>
      <w:divBdr>
        <w:top w:val="none" w:sz="0" w:space="0" w:color="auto"/>
        <w:left w:val="none" w:sz="0" w:space="0" w:color="auto"/>
        <w:bottom w:val="none" w:sz="0" w:space="0" w:color="auto"/>
        <w:right w:val="none" w:sz="0" w:space="0" w:color="auto"/>
      </w:divBdr>
    </w:div>
    <w:div w:id="1205870120">
      <w:bodyDiv w:val="1"/>
      <w:marLeft w:val="0"/>
      <w:marRight w:val="0"/>
      <w:marTop w:val="0"/>
      <w:marBottom w:val="0"/>
      <w:divBdr>
        <w:top w:val="none" w:sz="0" w:space="0" w:color="auto"/>
        <w:left w:val="none" w:sz="0" w:space="0" w:color="auto"/>
        <w:bottom w:val="none" w:sz="0" w:space="0" w:color="auto"/>
        <w:right w:val="none" w:sz="0" w:space="0" w:color="auto"/>
      </w:divBdr>
    </w:div>
    <w:div w:id="1206602806">
      <w:bodyDiv w:val="1"/>
      <w:marLeft w:val="0"/>
      <w:marRight w:val="0"/>
      <w:marTop w:val="0"/>
      <w:marBottom w:val="0"/>
      <w:divBdr>
        <w:top w:val="none" w:sz="0" w:space="0" w:color="auto"/>
        <w:left w:val="none" w:sz="0" w:space="0" w:color="auto"/>
        <w:bottom w:val="none" w:sz="0" w:space="0" w:color="auto"/>
        <w:right w:val="none" w:sz="0" w:space="0" w:color="auto"/>
      </w:divBdr>
    </w:div>
    <w:div w:id="1227454510">
      <w:bodyDiv w:val="1"/>
      <w:marLeft w:val="0"/>
      <w:marRight w:val="0"/>
      <w:marTop w:val="0"/>
      <w:marBottom w:val="0"/>
      <w:divBdr>
        <w:top w:val="none" w:sz="0" w:space="0" w:color="auto"/>
        <w:left w:val="none" w:sz="0" w:space="0" w:color="auto"/>
        <w:bottom w:val="none" w:sz="0" w:space="0" w:color="auto"/>
        <w:right w:val="none" w:sz="0" w:space="0" w:color="auto"/>
      </w:divBdr>
    </w:div>
    <w:div w:id="1228224509">
      <w:bodyDiv w:val="1"/>
      <w:marLeft w:val="0"/>
      <w:marRight w:val="0"/>
      <w:marTop w:val="0"/>
      <w:marBottom w:val="0"/>
      <w:divBdr>
        <w:top w:val="none" w:sz="0" w:space="0" w:color="auto"/>
        <w:left w:val="none" w:sz="0" w:space="0" w:color="auto"/>
        <w:bottom w:val="none" w:sz="0" w:space="0" w:color="auto"/>
        <w:right w:val="none" w:sz="0" w:space="0" w:color="auto"/>
      </w:divBdr>
    </w:div>
    <w:div w:id="1229224701">
      <w:bodyDiv w:val="1"/>
      <w:marLeft w:val="0"/>
      <w:marRight w:val="0"/>
      <w:marTop w:val="0"/>
      <w:marBottom w:val="0"/>
      <w:divBdr>
        <w:top w:val="none" w:sz="0" w:space="0" w:color="auto"/>
        <w:left w:val="none" w:sz="0" w:space="0" w:color="auto"/>
        <w:bottom w:val="none" w:sz="0" w:space="0" w:color="auto"/>
        <w:right w:val="none" w:sz="0" w:space="0" w:color="auto"/>
      </w:divBdr>
    </w:div>
    <w:div w:id="1234701739">
      <w:bodyDiv w:val="1"/>
      <w:marLeft w:val="0"/>
      <w:marRight w:val="0"/>
      <w:marTop w:val="0"/>
      <w:marBottom w:val="0"/>
      <w:divBdr>
        <w:top w:val="none" w:sz="0" w:space="0" w:color="auto"/>
        <w:left w:val="none" w:sz="0" w:space="0" w:color="auto"/>
        <w:bottom w:val="none" w:sz="0" w:space="0" w:color="auto"/>
        <w:right w:val="none" w:sz="0" w:space="0" w:color="auto"/>
      </w:divBdr>
    </w:div>
    <w:div w:id="1253003506">
      <w:bodyDiv w:val="1"/>
      <w:marLeft w:val="0"/>
      <w:marRight w:val="0"/>
      <w:marTop w:val="0"/>
      <w:marBottom w:val="0"/>
      <w:divBdr>
        <w:top w:val="none" w:sz="0" w:space="0" w:color="auto"/>
        <w:left w:val="none" w:sz="0" w:space="0" w:color="auto"/>
        <w:bottom w:val="none" w:sz="0" w:space="0" w:color="auto"/>
        <w:right w:val="none" w:sz="0" w:space="0" w:color="auto"/>
      </w:divBdr>
    </w:div>
    <w:div w:id="1265264770">
      <w:bodyDiv w:val="1"/>
      <w:marLeft w:val="0"/>
      <w:marRight w:val="0"/>
      <w:marTop w:val="0"/>
      <w:marBottom w:val="0"/>
      <w:divBdr>
        <w:top w:val="none" w:sz="0" w:space="0" w:color="auto"/>
        <w:left w:val="none" w:sz="0" w:space="0" w:color="auto"/>
        <w:bottom w:val="none" w:sz="0" w:space="0" w:color="auto"/>
        <w:right w:val="none" w:sz="0" w:space="0" w:color="auto"/>
      </w:divBdr>
    </w:div>
    <w:div w:id="1266235096">
      <w:bodyDiv w:val="1"/>
      <w:marLeft w:val="0"/>
      <w:marRight w:val="0"/>
      <w:marTop w:val="0"/>
      <w:marBottom w:val="0"/>
      <w:divBdr>
        <w:top w:val="none" w:sz="0" w:space="0" w:color="auto"/>
        <w:left w:val="none" w:sz="0" w:space="0" w:color="auto"/>
        <w:bottom w:val="none" w:sz="0" w:space="0" w:color="auto"/>
        <w:right w:val="none" w:sz="0" w:space="0" w:color="auto"/>
      </w:divBdr>
    </w:div>
    <w:div w:id="1271861403">
      <w:bodyDiv w:val="1"/>
      <w:marLeft w:val="0"/>
      <w:marRight w:val="0"/>
      <w:marTop w:val="0"/>
      <w:marBottom w:val="0"/>
      <w:divBdr>
        <w:top w:val="none" w:sz="0" w:space="0" w:color="auto"/>
        <w:left w:val="none" w:sz="0" w:space="0" w:color="auto"/>
        <w:bottom w:val="none" w:sz="0" w:space="0" w:color="auto"/>
        <w:right w:val="none" w:sz="0" w:space="0" w:color="auto"/>
      </w:divBdr>
    </w:div>
    <w:div w:id="1273518479">
      <w:bodyDiv w:val="1"/>
      <w:marLeft w:val="0"/>
      <w:marRight w:val="0"/>
      <w:marTop w:val="0"/>
      <w:marBottom w:val="0"/>
      <w:divBdr>
        <w:top w:val="none" w:sz="0" w:space="0" w:color="auto"/>
        <w:left w:val="none" w:sz="0" w:space="0" w:color="auto"/>
        <w:bottom w:val="none" w:sz="0" w:space="0" w:color="auto"/>
        <w:right w:val="none" w:sz="0" w:space="0" w:color="auto"/>
      </w:divBdr>
    </w:div>
    <w:div w:id="1281690859">
      <w:bodyDiv w:val="1"/>
      <w:marLeft w:val="0"/>
      <w:marRight w:val="0"/>
      <w:marTop w:val="0"/>
      <w:marBottom w:val="0"/>
      <w:divBdr>
        <w:top w:val="none" w:sz="0" w:space="0" w:color="auto"/>
        <w:left w:val="none" w:sz="0" w:space="0" w:color="auto"/>
        <w:bottom w:val="none" w:sz="0" w:space="0" w:color="auto"/>
        <w:right w:val="none" w:sz="0" w:space="0" w:color="auto"/>
      </w:divBdr>
    </w:div>
    <w:div w:id="1284310485">
      <w:bodyDiv w:val="1"/>
      <w:marLeft w:val="0"/>
      <w:marRight w:val="0"/>
      <w:marTop w:val="0"/>
      <w:marBottom w:val="0"/>
      <w:divBdr>
        <w:top w:val="none" w:sz="0" w:space="0" w:color="auto"/>
        <w:left w:val="none" w:sz="0" w:space="0" w:color="auto"/>
        <w:bottom w:val="none" w:sz="0" w:space="0" w:color="auto"/>
        <w:right w:val="none" w:sz="0" w:space="0" w:color="auto"/>
      </w:divBdr>
    </w:div>
    <w:div w:id="1289164570">
      <w:bodyDiv w:val="1"/>
      <w:marLeft w:val="0"/>
      <w:marRight w:val="0"/>
      <w:marTop w:val="0"/>
      <w:marBottom w:val="0"/>
      <w:divBdr>
        <w:top w:val="none" w:sz="0" w:space="0" w:color="auto"/>
        <w:left w:val="none" w:sz="0" w:space="0" w:color="auto"/>
        <w:bottom w:val="none" w:sz="0" w:space="0" w:color="auto"/>
        <w:right w:val="none" w:sz="0" w:space="0" w:color="auto"/>
      </w:divBdr>
    </w:div>
    <w:div w:id="1319261854">
      <w:bodyDiv w:val="1"/>
      <w:marLeft w:val="0"/>
      <w:marRight w:val="0"/>
      <w:marTop w:val="0"/>
      <w:marBottom w:val="0"/>
      <w:divBdr>
        <w:top w:val="none" w:sz="0" w:space="0" w:color="auto"/>
        <w:left w:val="none" w:sz="0" w:space="0" w:color="auto"/>
        <w:bottom w:val="none" w:sz="0" w:space="0" w:color="auto"/>
        <w:right w:val="none" w:sz="0" w:space="0" w:color="auto"/>
      </w:divBdr>
    </w:div>
    <w:div w:id="1321075215">
      <w:bodyDiv w:val="1"/>
      <w:marLeft w:val="0"/>
      <w:marRight w:val="0"/>
      <w:marTop w:val="0"/>
      <w:marBottom w:val="0"/>
      <w:divBdr>
        <w:top w:val="none" w:sz="0" w:space="0" w:color="auto"/>
        <w:left w:val="none" w:sz="0" w:space="0" w:color="auto"/>
        <w:bottom w:val="none" w:sz="0" w:space="0" w:color="auto"/>
        <w:right w:val="none" w:sz="0" w:space="0" w:color="auto"/>
      </w:divBdr>
    </w:div>
    <w:div w:id="1326591757">
      <w:bodyDiv w:val="1"/>
      <w:marLeft w:val="0"/>
      <w:marRight w:val="0"/>
      <w:marTop w:val="0"/>
      <w:marBottom w:val="0"/>
      <w:divBdr>
        <w:top w:val="none" w:sz="0" w:space="0" w:color="auto"/>
        <w:left w:val="none" w:sz="0" w:space="0" w:color="auto"/>
        <w:bottom w:val="none" w:sz="0" w:space="0" w:color="auto"/>
        <w:right w:val="none" w:sz="0" w:space="0" w:color="auto"/>
      </w:divBdr>
    </w:div>
    <w:div w:id="1332565414">
      <w:bodyDiv w:val="1"/>
      <w:marLeft w:val="0"/>
      <w:marRight w:val="0"/>
      <w:marTop w:val="0"/>
      <w:marBottom w:val="0"/>
      <w:divBdr>
        <w:top w:val="none" w:sz="0" w:space="0" w:color="auto"/>
        <w:left w:val="none" w:sz="0" w:space="0" w:color="auto"/>
        <w:bottom w:val="none" w:sz="0" w:space="0" w:color="auto"/>
        <w:right w:val="none" w:sz="0" w:space="0" w:color="auto"/>
      </w:divBdr>
    </w:div>
    <w:div w:id="1335650248">
      <w:bodyDiv w:val="1"/>
      <w:marLeft w:val="0"/>
      <w:marRight w:val="0"/>
      <w:marTop w:val="0"/>
      <w:marBottom w:val="0"/>
      <w:divBdr>
        <w:top w:val="none" w:sz="0" w:space="0" w:color="auto"/>
        <w:left w:val="none" w:sz="0" w:space="0" w:color="auto"/>
        <w:bottom w:val="none" w:sz="0" w:space="0" w:color="auto"/>
        <w:right w:val="none" w:sz="0" w:space="0" w:color="auto"/>
      </w:divBdr>
    </w:div>
    <w:div w:id="1342927714">
      <w:bodyDiv w:val="1"/>
      <w:marLeft w:val="0"/>
      <w:marRight w:val="0"/>
      <w:marTop w:val="0"/>
      <w:marBottom w:val="0"/>
      <w:divBdr>
        <w:top w:val="none" w:sz="0" w:space="0" w:color="auto"/>
        <w:left w:val="none" w:sz="0" w:space="0" w:color="auto"/>
        <w:bottom w:val="none" w:sz="0" w:space="0" w:color="auto"/>
        <w:right w:val="none" w:sz="0" w:space="0" w:color="auto"/>
      </w:divBdr>
    </w:div>
    <w:div w:id="1343164102">
      <w:bodyDiv w:val="1"/>
      <w:marLeft w:val="0"/>
      <w:marRight w:val="0"/>
      <w:marTop w:val="0"/>
      <w:marBottom w:val="0"/>
      <w:divBdr>
        <w:top w:val="none" w:sz="0" w:space="0" w:color="auto"/>
        <w:left w:val="none" w:sz="0" w:space="0" w:color="auto"/>
        <w:bottom w:val="none" w:sz="0" w:space="0" w:color="auto"/>
        <w:right w:val="none" w:sz="0" w:space="0" w:color="auto"/>
      </w:divBdr>
    </w:div>
    <w:div w:id="1345089324">
      <w:bodyDiv w:val="1"/>
      <w:marLeft w:val="0"/>
      <w:marRight w:val="0"/>
      <w:marTop w:val="0"/>
      <w:marBottom w:val="0"/>
      <w:divBdr>
        <w:top w:val="none" w:sz="0" w:space="0" w:color="auto"/>
        <w:left w:val="none" w:sz="0" w:space="0" w:color="auto"/>
        <w:bottom w:val="none" w:sz="0" w:space="0" w:color="auto"/>
        <w:right w:val="none" w:sz="0" w:space="0" w:color="auto"/>
      </w:divBdr>
    </w:div>
    <w:div w:id="1358195792">
      <w:bodyDiv w:val="1"/>
      <w:marLeft w:val="0"/>
      <w:marRight w:val="0"/>
      <w:marTop w:val="0"/>
      <w:marBottom w:val="0"/>
      <w:divBdr>
        <w:top w:val="none" w:sz="0" w:space="0" w:color="auto"/>
        <w:left w:val="none" w:sz="0" w:space="0" w:color="auto"/>
        <w:bottom w:val="none" w:sz="0" w:space="0" w:color="auto"/>
        <w:right w:val="none" w:sz="0" w:space="0" w:color="auto"/>
      </w:divBdr>
    </w:div>
    <w:div w:id="1381828807">
      <w:bodyDiv w:val="1"/>
      <w:marLeft w:val="0"/>
      <w:marRight w:val="0"/>
      <w:marTop w:val="0"/>
      <w:marBottom w:val="0"/>
      <w:divBdr>
        <w:top w:val="none" w:sz="0" w:space="0" w:color="auto"/>
        <w:left w:val="none" w:sz="0" w:space="0" w:color="auto"/>
        <w:bottom w:val="none" w:sz="0" w:space="0" w:color="auto"/>
        <w:right w:val="none" w:sz="0" w:space="0" w:color="auto"/>
      </w:divBdr>
    </w:div>
    <w:div w:id="1383209009">
      <w:bodyDiv w:val="1"/>
      <w:marLeft w:val="0"/>
      <w:marRight w:val="0"/>
      <w:marTop w:val="0"/>
      <w:marBottom w:val="0"/>
      <w:divBdr>
        <w:top w:val="none" w:sz="0" w:space="0" w:color="auto"/>
        <w:left w:val="none" w:sz="0" w:space="0" w:color="auto"/>
        <w:bottom w:val="none" w:sz="0" w:space="0" w:color="auto"/>
        <w:right w:val="none" w:sz="0" w:space="0" w:color="auto"/>
      </w:divBdr>
    </w:div>
    <w:div w:id="1384016425">
      <w:bodyDiv w:val="1"/>
      <w:marLeft w:val="0"/>
      <w:marRight w:val="0"/>
      <w:marTop w:val="0"/>
      <w:marBottom w:val="0"/>
      <w:divBdr>
        <w:top w:val="none" w:sz="0" w:space="0" w:color="auto"/>
        <w:left w:val="none" w:sz="0" w:space="0" w:color="auto"/>
        <w:bottom w:val="none" w:sz="0" w:space="0" w:color="auto"/>
        <w:right w:val="none" w:sz="0" w:space="0" w:color="auto"/>
      </w:divBdr>
    </w:div>
    <w:div w:id="1393194521">
      <w:bodyDiv w:val="1"/>
      <w:marLeft w:val="0"/>
      <w:marRight w:val="0"/>
      <w:marTop w:val="0"/>
      <w:marBottom w:val="0"/>
      <w:divBdr>
        <w:top w:val="none" w:sz="0" w:space="0" w:color="auto"/>
        <w:left w:val="none" w:sz="0" w:space="0" w:color="auto"/>
        <w:bottom w:val="none" w:sz="0" w:space="0" w:color="auto"/>
        <w:right w:val="none" w:sz="0" w:space="0" w:color="auto"/>
      </w:divBdr>
    </w:div>
    <w:div w:id="1414817624">
      <w:bodyDiv w:val="1"/>
      <w:marLeft w:val="0"/>
      <w:marRight w:val="0"/>
      <w:marTop w:val="0"/>
      <w:marBottom w:val="0"/>
      <w:divBdr>
        <w:top w:val="none" w:sz="0" w:space="0" w:color="auto"/>
        <w:left w:val="none" w:sz="0" w:space="0" w:color="auto"/>
        <w:bottom w:val="none" w:sz="0" w:space="0" w:color="auto"/>
        <w:right w:val="none" w:sz="0" w:space="0" w:color="auto"/>
      </w:divBdr>
    </w:div>
    <w:div w:id="1427001068">
      <w:bodyDiv w:val="1"/>
      <w:marLeft w:val="0"/>
      <w:marRight w:val="0"/>
      <w:marTop w:val="0"/>
      <w:marBottom w:val="0"/>
      <w:divBdr>
        <w:top w:val="none" w:sz="0" w:space="0" w:color="auto"/>
        <w:left w:val="none" w:sz="0" w:space="0" w:color="auto"/>
        <w:bottom w:val="none" w:sz="0" w:space="0" w:color="auto"/>
        <w:right w:val="none" w:sz="0" w:space="0" w:color="auto"/>
      </w:divBdr>
    </w:div>
    <w:div w:id="1429618335">
      <w:bodyDiv w:val="1"/>
      <w:marLeft w:val="0"/>
      <w:marRight w:val="0"/>
      <w:marTop w:val="0"/>
      <w:marBottom w:val="0"/>
      <w:divBdr>
        <w:top w:val="none" w:sz="0" w:space="0" w:color="auto"/>
        <w:left w:val="none" w:sz="0" w:space="0" w:color="auto"/>
        <w:bottom w:val="none" w:sz="0" w:space="0" w:color="auto"/>
        <w:right w:val="none" w:sz="0" w:space="0" w:color="auto"/>
      </w:divBdr>
    </w:div>
    <w:div w:id="1446270091">
      <w:bodyDiv w:val="1"/>
      <w:marLeft w:val="0"/>
      <w:marRight w:val="0"/>
      <w:marTop w:val="0"/>
      <w:marBottom w:val="0"/>
      <w:divBdr>
        <w:top w:val="none" w:sz="0" w:space="0" w:color="auto"/>
        <w:left w:val="none" w:sz="0" w:space="0" w:color="auto"/>
        <w:bottom w:val="none" w:sz="0" w:space="0" w:color="auto"/>
        <w:right w:val="none" w:sz="0" w:space="0" w:color="auto"/>
      </w:divBdr>
    </w:div>
    <w:div w:id="1450315778">
      <w:bodyDiv w:val="1"/>
      <w:marLeft w:val="0"/>
      <w:marRight w:val="0"/>
      <w:marTop w:val="0"/>
      <w:marBottom w:val="0"/>
      <w:divBdr>
        <w:top w:val="none" w:sz="0" w:space="0" w:color="auto"/>
        <w:left w:val="none" w:sz="0" w:space="0" w:color="auto"/>
        <w:bottom w:val="none" w:sz="0" w:space="0" w:color="auto"/>
        <w:right w:val="none" w:sz="0" w:space="0" w:color="auto"/>
      </w:divBdr>
    </w:div>
    <w:div w:id="1462573109">
      <w:bodyDiv w:val="1"/>
      <w:marLeft w:val="0"/>
      <w:marRight w:val="0"/>
      <w:marTop w:val="0"/>
      <w:marBottom w:val="0"/>
      <w:divBdr>
        <w:top w:val="none" w:sz="0" w:space="0" w:color="auto"/>
        <w:left w:val="none" w:sz="0" w:space="0" w:color="auto"/>
        <w:bottom w:val="none" w:sz="0" w:space="0" w:color="auto"/>
        <w:right w:val="none" w:sz="0" w:space="0" w:color="auto"/>
      </w:divBdr>
    </w:div>
    <w:div w:id="1463157436">
      <w:bodyDiv w:val="1"/>
      <w:marLeft w:val="0"/>
      <w:marRight w:val="0"/>
      <w:marTop w:val="0"/>
      <w:marBottom w:val="0"/>
      <w:divBdr>
        <w:top w:val="none" w:sz="0" w:space="0" w:color="auto"/>
        <w:left w:val="none" w:sz="0" w:space="0" w:color="auto"/>
        <w:bottom w:val="none" w:sz="0" w:space="0" w:color="auto"/>
        <w:right w:val="none" w:sz="0" w:space="0" w:color="auto"/>
      </w:divBdr>
    </w:div>
    <w:div w:id="1463228490">
      <w:bodyDiv w:val="1"/>
      <w:marLeft w:val="0"/>
      <w:marRight w:val="0"/>
      <w:marTop w:val="0"/>
      <w:marBottom w:val="0"/>
      <w:divBdr>
        <w:top w:val="none" w:sz="0" w:space="0" w:color="auto"/>
        <w:left w:val="none" w:sz="0" w:space="0" w:color="auto"/>
        <w:bottom w:val="none" w:sz="0" w:space="0" w:color="auto"/>
        <w:right w:val="none" w:sz="0" w:space="0" w:color="auto"/>
      </w:divBdr>
    </w:div>
    <w:div w:id="1471049851">
      <w:bodyDiv w:val="1"/>
      <w:marLeft w:val="0"/>
      <w:marRight w:val="0"/>
      <w:marTop w:val="0"/>
      <w:marBottom w:val="0"/>
      <w:divBdr>
        <w:top w:val="none" w:sz="0" w:space="0" w:color="auto"/>
        <w:left w:val="none" w:sz="0" w:space="0" w:color="auto"/>
        <w:bottom w:val="none" w:sz="0" w:space="0" w:color="auto"/>
        <w:right w:val="none" w:sz="0" w:space="0" w:color="auto"/>
      </w:divBdr>
    </w:div>
    <w:div w:id="1508404050">
      <w:bodyDiv w:val="1"/>
      <w:marLeft w:val="0"/>
      <w:marRight w:val="0"/>
      <w:marTop w:val="0"/>
      <w:marBottom w:val="0"/>
      <w:divBdr>
        <w:top w:val="none" w:sz="0" w:space="0" w:color="auto"/>
        <w:left w:val="none" w:sz="0" w:space="0" w:color="auto"/>
        <w:bottom w:val="none" w:sz="0" w:space="0" w:color="auto"/>
        <w:right w:val="none" w:sz="0" w:space="0" w:color="auto"/>
      </w:divBdr>
    </w:div>
    <w:div w:id="1511725471">
      <w:bodyDiv w:val="1"/>
      <w:marLeft w:val="0"/>
      <w:marRight w:val="0"/>
      <w:marTop w:val="0"/>
      <w:marBottom w:val="0"/>
      <w:divBdr>
        <w:top w:val="none" w:sz="0" w:space="0" w:color="auto"/>
        <w:left w:val="none" w:sz="0" w:space="0" w:color="auto"/>
        <w:bottom w:val="none" w:sz="0" w:space="0" w:color="auto"/>
        <w:right w:val="none" w:sz="0" w:space="0" w:color="auto"/>
      </w:divBdr>
    </w:div>
    <w:div w:id="1518420613">
      <w:bodyDiv w:val="1"/>
      <w:marLeft w:val="0"/>
      <w:marRight w:val="0"/>
      <w:marTop w:val="0"/>
      <w:marBottom w:val="0"/>
      <w:divBdr>
        <w:top w:val="none" w:sz="0" w:space="0" w:color="auto"/>
        <w:left w:val="none" w:sz="0" w:space="0" w:color="auto"/>
        <w:bottom w:val="none" w:sz="0" w:space="0" w:color="auto"/>
        <w:right w:val="none" w:sz="0" w:space="0" w:color="auto"/>
      </w:divBdr>
    </w:div>
    <w:div w:id="1532449308">
      <w:bodyDiv w:val="1"/>
      <w:marLeft w:val="0"/>
      <w:marRight w:val="0"/>
      <w:marTop w:val="0"/>
      <w:marBottom w:val="0"/>
      <w:divBdr>
        <w:top w:val="none" w:sz="0" w:space="0" w:color="auto"/>
        <w:left w:val="none" w:sz="0" w:space="0" w:color="auto"/>
        <w:bottom w:val="none" w:sz="0" w:space="0" w:color="auto"/>
        <w:right w:val="none" w:sz="0" w:space="0" w:color="auto"/>
      </w:divBdr>
    </w:div>
    <w:div w:id="1532912829">
      <w:bodyDiv w:val="1"/>
      <w:marLeft w:val="0"/>
      <w:marRight w:val="0"/>
      <w:marTop w:val="0"/>
      <w:marBottom w:val="0"/>
      <w:divBdr>
        <w:top w:val="none" w:sz="0" w:space="0" w:color="auto"/>
        <w:left w:val="none" w:sz="0" w:space="0" w:color="auto"/>
        <w:bottom w:val="none" w:sz="0" w:space="0" w:color="auto"/>
        <w:right w:val="none" w:sz="0" w:space="0" w:color="auto"/>
      </w:divBdr>
    </w:div>
    <w:div w:id="1543247737">
      <w:bodyDiv w:val="1"/>
      <w:marLeft w:val="0"/>
      <w:marRight w:val="0"/>
      <w:marTop w:val="0"/>
      <w:marBottom w:val="0"/>
      <w:divBdr>
        <w:top w:val="none" w:sz="0" w:space="0" w:color="auto"/>
        <w:left w:val="none" w:sz="0" w:space="0" w:color="auto"/>
        <w:bottom w:val="none" w:sz="0" w:space="0" w:color="auto"/>
        <w:right w:val="none" w:sz="0" w:space="0" w:color="auto"/>
      </w:divBdr>
    </w:div>
    <w:div w:id="1549874905">
      <w:bodyDiv w:val="1"/>
      <w:marLeft w:val="0"/>
      <w:marRight w:val="0"/>
      <w:marTop w:val="0"/>
      <w:marBottom w:val="0"/>
      <w:divBdr>
        <w:top w:val="none" w:sz="0" w:space="0" w:color="auto"/>
        <w:left w:val="none" w:sz="0" w:space="0" w:color="auto"/>
        <w:bottom w:val="none" w:sz="0" w:space="0" w:color="auto"/>
        <w:right w:val="none" w:sz="0" w:space="0" w:color="auto"/>
      </w:divBdr>
    </w:div>
    <w:div w:id="1550217976">
      <w:bodyDiv w:val="1"/>
      <w:marLeft w:val="0"/>
      <w:marRight w:val="0"/>
      <w:marTop w:val="0"/>
      <w:marBottom w:val="0"/>
      <w:divBdr>
        <w:top w:val="none" w:sz="0" w:space="0" w:color="auto"/>
        <w:left w:val="none" w:sz="0" w:space="0" w:color="auto"/>
        <w:bottom w:val="none" w:sz="0" w:space="0" w:color="auto"/>
        <w:right w:val="none" w:sz="0" w:space="0" w:color="auto"/>
      </w:divBdr>
    </w:div>
    <w:div w:id="1557354108">
      <w:bodyDiv w:val="1"/>
      <w:marLeft w:val="0"/>
      <w:marRight w:val="0"/>
      <w:marTop w:val="0"/>
      <w:marBottom w:val="0"/>
      <w:divBdr>
        <w:top w:val="none" w:sz="0" w:space="0" w:color="auto"/>
        <w:left w:val="none" w:sz="0" w:space="0" w:color="auto"/>
        <w:bottom w:val="none" w:sz="0" w:space="0" w:color="auto"/>
        <w:right w:val="none" w:sz="0" w:space="0" w:color="auto"/>
      </w:divBdr>
    </w:div>
    <w:div w:id="1563173949">
      <w:bodyDiv w:val="1"/>
      <w:marLeft w:val="0"/>
      <w:marRight w:val="0"/>
      <w:marTop w:val="0"/>
      <w:marBottom w:val="0"/>
      <w:divBdr>
        <w:top w:val="none" w:sz="0" w:space="0" w:color="auto"/>
        <w:left w:val="none" w:sz="0" w:space="0" w:color="auto"/>
        <w:bottom w:val="none" w:sz="0" w:space="0" w:color="auto"/>
        <w:right w:val="none" w:sz="0" w:space="0" w:color="auto"/>
      </w:divBdr>
    </w:div>
    <w:div w:id="1568880676">
      <w:bodyDiv w:val="1"/>
      <w:marLeft w:val="0"/>
      <w:marRight w:val="0"/>
      <w:marTop w:val="0"/>
      <w:marBottom w:val="0"/>
      <w:divBdr>
        <w:top w:val="none" w:sz="0" w:space="0" w:color="auto"/>
        <w:left w:val="none" w:sz="0" w:space="0" w:color="auto"/>
        <w:bottom w:val="none" w:sz="0" w:space="0" w:color="auto"/>
        <w:right w:val="none" w:sz="0" w:space="0" w:color="auto"/>
      </w:divBdr>
    </w:div>
    <w:div w:id="1578394980">
      <w:bodyDiv w:val="1"/>
      <w:marLeft w:val="0"/>
      <w:marRight w:val="0"/>
      <w:marTop w:val="0"/>
      <w:marBottom w:val="0"/>
      <w:divBdr>
        <w:top w:val="none" w:sz="0" w:space="0" w:color="auto"/>
        <w:left w:val="none" w:sz="0" w:space="0" w:color="auto"/>
        <w:bottom w:val="none" w:sz="0" w:space="0" w:color="auto"/>
        <w:right w:val="none" w:sz="0" w:space="0" w:color="auto"/>
      </w:divBdr>
    </w:div>
    <w:div w:id="1591087116">
      <w:bodyDiv w:val="1"/>
      <w:marLeft w:val="0"/>
      <w:marRight w:val="0"/>
      <w:marTop w:val="0"/>
      <w:marBottom w:val="0"/>
      <w:divBdr>
        <w:top w:val="none" w:sz="0" w:space="0" w:color="auto"/>
        <w:left w:val="none" w:sz="0" w:space="0" w:color="auto"/>
        <w:bottom w:val="none" w:sz="0" w:space="0" w:color="auto"/>
        <w:right w:val="none" w:sz="0" w:space="0" w:color="auto"/>
      </w:divBdr>
    </w:div>
    <w:div w:id="1598098623">
      <w:bodyDiv w:val="1"/>
      <w:marLeft w:val="0"/>
      <w:marRight w:val="0"/>
      <w:marTop w:val="0"/>
      <w:marBottom w:val="0"/>
      <w:divBdr>
        <w:top w:val="none" w:sz="0" w:space="0" w:color="auto"/>
        <w:left w:val="none" w:sz="0" w:space="0" w:color="auto"/>
        <w:bottom w:val="none" w:sz="0" w:space="0" w:color="auto"/>
        <w:right w:val="none" w:sz="0" w:space="0" w:color="auto"/>
      </w:divBdr>
    </w:div>
    <w:div w:id="1606890024">
      <w:bodyDiv w:val="1"/>
      <w:marLeft w:val="0"/>
      <w:marRight w:val="0"/>
      <w:marTop w:val="0"/>
      <w:marBottom w:val="0"/>
      <w:divBdr>
        <w:top w:val="none" w:sz="0" w:space="0" w:color="auto"/>
        <w:left w:val="none" w:sz="0" w:space="0" w:color="auto"/>
        <w:bottom w:val="none" w:sz="0" w:space="0" w:color="auto"/>
        <w:right w:val="none" w:sz="0" w:space="0" w:color="auto"/>
      </w:divBdr>
    </w:div>
    <w:div w:id="1622108131">
      <w:bodyDiv w:val="1"/>
      <w:marLeft w:val="0"/>
      <w:marRight w:val="0"/>
      <w:marTop w:val="0"/>
      <w:marBottom w:val="0"/>
      <w:divBdr>
        <w:top w:val="none" w:sz="0" w:space="0" w:color="auto"/>
        <w:left w:val="none" w:sz="0" w:space="0" w:color="auto"/>
        <w:bottom w:val="none" w:sz="0" w:space="0" w:color="auto"/>
        <w:right w:val="none" w:sz="0" w:space="0" w:color="auto"/>
      </w:divBdr>
    </w:div>
    <w:div w:id="1623077236">
      <w:bodyDiv w:val="1"/>
      <w:marLeft w:val="0"/>
      <w:marRight w:val="0"/>
      <w:marTop w:val="0"/>
      <w:marBottom w:val="0"/>
      <w:divBdr>
        <w:top w:val="none" w:sz="0" w:space="0" w:color="auto"/>
        <w:left w:val="none" w:sz="0" w:space="0" w:color="auto"/>
        <w:bottom w:val="none" w:sz="0" w:space="0" w:color="auto"/>
        <w:right w:val="none" w:sz="0" w:space="0" w:color="auto"/>
      </w:divBdr>
    </w:div>
    <w:div w:id="1629623321">
      <w:bodyDiv w:val="1"/>
      <w:marLeft w:val="0"/>
      <w:marRight w:val="0"/>
      <w:marTop w:val="0"/>
      <w:marBottom w:val="0"/>
      <w:divBdr>
        <w:top w:val="none" w:sz="0" w:space="0" w:color="auto"/>
        <w:left w:val="none" w:sz="0" w:space="0" w:color="auto"/>
        <w:bottom w:val="none" w:sz="0" w:space="0" w:color="auto"/>
        <w:right w:val="none" w:sz="0" w:space="0" w:color="auto"/>
      </w:divBdr>
    </w:div>
    <w:div w:id="1635335127">
      <w:bodyDiv w:val="1"/>
      <w:marLeft w:val="0"/>
      <w:marRight w:val="0"/>
      <w:marTop w:val="0"/>
      <w:marBottom w:val="0"/>
      <w:divBdr>
        <w:top w:val="none" w:sz="0" w:space="0" w:color="auto"/>
        <w:left w:val="none" w:sz="0" w:space="0" w:color="auto"/>
        <w:bottom w:val="none" w:sz="0" w:space="0" w:color="auto"/>
        <w:right w:val="none" w:sz="0" w:space="0" w:color="auto"/>
      </w:divBdr>
    </w:div>
    <w:div w:id="1638031580">
      <w:bodyDiv w:val="1"/>
      <w:marLeft w:val="0"/>
      <w:marRight w:val="0"/>
      <w:marTop w:val="0"/>
      <w:marBottom w:val="0"/>
      <w:divBdr>
        <w:top w:val="none" w:sz="0" w:space="0" w:color="auto"/>
        <w:left w:val="none" w:sz="0" w:space="0" w:color="auto"/>
        <w:bottom w:val="none" w:sz="0" w:space="0" w:color="auto"/>
        <w:right w:val="none" w:sz="0" w:space="0" w:color="auto"/>
      </w:divBdr>
    </w:div>
    <w:div w:id="1647709195">
      <w:bodyDiv w:val="1"/>
      <w:marLeft w:val="0"/>
      <w:marRight w:val="0"/>
      <w:marTop w:val="0"/>
      <w:marBottom w:val="0"/>
      <w:divBdr>
        <w:top w:val="none" w:sz="0" w:space="0" w:color="auto"/>
        <w:left w:val="none" w:sz="0" w:space="0" w:color="auto"/>
        <w:bottom w:val="none" w:sz="0" w:space="0" w:color="auto"/>
        <w:right w:val="none" w:sz="0" w:space="0" w:color="auto"/>
      </w:divBdr>
    </w:div>
    <w:div w:id="1656757669">
      <w:bodyDiv w:val="1"/>
      <w:marLeft w:val="0"/>
      <w:marRight w:val="0"/>
      <w:marTop w:val="0"/>
      <w:marBottom w:val="0"/>
      <w:divBdr>
        <w:top w:val="none" w:sz="0" w:space="0" w:color="auto"/>
        <w:left w:val="none" w:sz="0" w:space="0" w:color="auto"/>
        <w:bottom w:val="none" w:sz="0" w:space="0" w:color="auto"/>
        <w:right w:val="none" w:sz="0" w:space="0" w:color="auto"/>
      </w:divBdr>
    </w:div>
    <w:div w:id="1665815671">
      <w:bodyDiv w:val="1"/>
      <w:marLeft w:val="0"/>
      <w:marRight w:val="0"/>
      <w:marTop w:val="0"/>
      <w:marBottom w:val="0"/>
      <w:divBdr>
        <w:top w:val="none" w:sz="0" w:space="0" w:color="auto"/>
        <w:left w:val="none" w:sz="0" w:space="0" w:color="auto"/>
        <w:bottom w:val="none" w:sz="0" w:space="0" w:color="auto"/>
        <w:right w:val="none" w:sz="0" w:space="0" w:color="auto"/>
      </w:divBdr>
    </w:div>
    <w:div w:id="1686637348">
      <w:bodyDiv w:val="1"/>
      <w:marLeft w:val="0"/>
      <w:marRight w:val="0"/>
      <w:marTop w:val="0"/>
      <w:marBottom w:val="0"/>
      <w:divBdr>
        <w:top w:val="none" w:sz="0" w:space="0" w:color="auto"/>
        <w:left w:val="none" w:sz="0" w:space="0" w:color="auto"/>
        <w:bottom w:val="none" w:sz="0" w:space="0" w:color="auto"/>
        <w:right w:val="none" w:sz="0" w:space="0" w:color="auto"/>
      </w:divBdr>
    </w:div>
    <w:div w:id="1696229763">
      <w:bodyDiv w:val="1"/>
      <w:marLeft w:val="0"/>
      <w:marRight w:val="0"/>
      <w:marTop w:val="0"/>
      <w:marBottom w:val="0"/>
      <w:divBdr>
        <w:top w:val="none" w:sz="0" w:space="0" w:color="auto"/>
        <w:left w:val="none" w:sz="0" w:space="0" w:color="auto"/>
        <w:bottom w:val="none" w:sz="0" w:space="0" w:color="auto"/>
        <w:right w:val="none" w:sz="0" w:space="0" w:color="auto"/>
      </w:divBdr>
    </w:div>
    <w:div w:id="1718436686">
      <w:bodyDiv w:val="1"/>
      <w:marLeft w:val="0"/>
      <w:marRight w:val="0"/>
      <w:marTop w:val="0"/>
      <w:marBottom w:val="0"/>
      <w:divBdr>
        <w:top w:val="none" w:sz="0" w:space="0" w:color="auto"/>
        <w:left w:val="none" w:sz="0" w:space="0" w:color="auto"/>
        <w:bottom w:val="none" w:sz="0" w:space="0" w:color="auto"/>
        <w:right w:val="none" w:sz="0" w:space="0" w:color="auto"/>
      </w:divBdr>
    </w:div>
    <w:div w:id="1719745536">
      <w:bodyDiv w:val="1"/>
      <w:marLeft w:val="0"/>
      <w:marRight w:val="0"/>
      <w:marTop w:val="0"/>
      <w:marBottom w:val="0"/>
      <w:divBdr>
        <w:top w:val="none" w:sz="0" w:space="0" w:color="auto"/>
        <w:left w:val="none" w:sz="0" w:space="0" w:color="auto"/>
        <w:bottom w:val="none" w:sz="0" w:space="0" w:color="auto"/>
        <w:right w:val="none" w:sz="0" w:space="0" w:color="auto"/>
      </w:divBdr>
    </w:div>
    <w:div w:id="1726709663">
      <w:bodyDiv w:val="1"/>
      <w:marLeft w:val="0"/>
      <w:marRight w:val="0"/>
      <w:marTop w:val="0"/>
      <w:marBottom w:val="0"/>
      <w:divBdr>
        <w:top w:val="none" w:sz="0" w:space="0" w:color="auto"/>
        <w:left w:val="none" w:sz="0" w:space="0" w:color="auto"/>
        <w:bottom w:val="none" w:sz="0" w:space="0" w:color="auto"/>
        <w:right w:val="none" w:sz="0" w:space="0" w:color="auto"/>
      </w:divBdr>
    </w:div>
    <w:div w:id="1736390963">
      <w:bodyDiv w:val="1"/>
      <w:marLeft w:val="0"/>
      <w:marRight w:val="0"/>
      <w:marTop w:val="0"/>
      <w:marBottom w:val="0"/>
      <w:divBdr>
        <w:top w:val="none" w:sz="0" w:space="0" w:color="auto"/>
        <w:left w:val="none" w:sz="0" w:space="0" w:color="auto"/>
        <w:bottom w:val="none" w:sz="0" w:space="0" w:color="auto"/>
        <w:right w:val="none" w:sz="0" w:space="0" w:color="auto"/>
      </w:divBdr>
    </w:div>
    <w:div w:id="1740787915">
      <w:bodyDiv w:val="1"/>
      <w:marLeft w:val="0"/>
      <w:marRight w:val="0"/>
      <w:marTop w:val="0"/>
      <w:marBottom w:val="0"/>
      <w:divBdr>
        <w:top w:val="none" w:sz="0" w:space="0" w:color="auto"/>
        <w:left w:val="none" w:sz="0" w:space="0" w:color="auto"/>
        <w:bottom w:val="none" w:sz="0" w:space="0" w:color="auto"/>
        <w:right w:val="none" w:sz="0" w:space="0" w:color="auto"/>
      </w:divBdr>
    </w:div>
    <w:div w:id="1742411146">
      <w:bodyDiv w:val="1"/>
      <w:marLeft w:val="0"/>
      <w:marRight w:val="0"/>
      <w:marTop w:val="0"/>
      <w:marBottom w:val="0"/>
      <w:divBdr>
        <w:top w:val="none" w:sz="0" w:space="0" w:color="auto"/>
        <w:left w:val="none" w:sz="0" w:space="0" w:color="auto"/>
        <w:bottom w:val="none" w:sz="0" w:space="0" w:color="auto"/>
        <w:right w:val="none" w:sz="0" w:space="0" w:color="auto"/>
      </w:divBdr>
    </w:div>
    <w:div w:id="1764839338">
      <w:bodyDiv w:val="1"/>
      <w:marLeft w:val="0"/>
      <w:marRight w:val="0"/>
      <w:marTop w:val="0"/>
      <w:marBottom w:val="0"/>
      <w:divBdr>
        <w:top w:val="none" w:sz="0" w:space="0" w:color="auto"/>
        <w:left w:val="none" w:sz="0" w:space="0" w:color="auto"/>
        <w:bottom w:val="none" w:sz="0" w:space="0" w:color="auto"/>
        <w:right w:val="none" w:sz="0" w:space="0" w:color="auto"/>
      </w:divBdr>
    </w:div>
    <w:div w:id="1792626509">
      <w:bodyDiv w:val="1"/>
      <w:marLeft w:val="0"/>
      <w:marRight w:val="0"/>
      <w:marTop w:val="0"/>
      <w:marBottom w:val="0"/>
      <w:divBdr>
        <w:top w:val="none" w:sz="0" w:space="0" w:color="auto"/>
        <w:left w:val="none" w:sz="0" w:space="0" w:color="auto"/>
        <w:bottom w:val="none" w:sz="0" w:space="0" w:color="auto"/>
        <w:right w:val="none" w:sz="0" w:space="0" w:color="auto"/>
      </w:divBdr>
    </w:div>
    <w:div w:id="1813786714">
      <w:bodyDiv w:val="1"/>
      <w:marLeft w:val="0"/>
      <w:marRight w:val="0"/>
      <w:marTop w:val="0"/>
      <w:marBottom w:val="0"/>
      <w:divBdr>
        <w:top w:val="none" w:sz="0" w:space="0" w:color="auto"/>
        <w:left w:val="none" w:sz="0" w:space="0" w:color="auto"/>
        <w:bottom w:val="none" w:sz="0" w:space="0" w:color="auto"/>
        <w:right w:val="none" w:sz="0" w:space="0" w:color="auto"/>
      </w:divBdr>
    </w:div>
    <w:div w:id="1815101918">
      <w:bodyDiv w:val="1"/>
      <w:marLeft w:val="0"/>
      <w:marRight w:val="0"/>
      <w:marTop w:val="0"/>
      <w:marBottom w:val="0"/>
      <w:divBdr>
        <w:top w:val="none" w:sz="0" w:space="0" w:color="auto"/>
        <w:left w:val="none" w:sz="0" w:space="0" w:color="auto"/>
        <w:bottom w:val="none" w:sz="0" w:space="0" w:color="auto"/>
        <w:right w:val="none" w:sz="0" w:space="0" w:color="auto"/>
      </w:divBdr>
    </w:div>
    <w:div w:id="1827820633">
      <w:bodyDiv w:val="1"/>
      <w:marLeft w:val="0"/>
      <w:marRight w:val="0"/>
      <w:marTop w:val="0"/>
      <w:marBottom w:val="0"/>
      <w:divBdr>
        <w:top w:val="none" w:sz="0" w:space="0" w:color="auto"/>
        <w:left w:val="none" w:sz="0" w:space="0" w:color="auto"/>
        <w:bottom w:val="none" w:sz="0" w:space="0" w:color="auto"/>
        <w:right w:val="none" w:sz="0" w:space="0" w:color="auto"/>
      </w:divBdr>
    </w:div>
    <w:div w:id="1828010934">
      <w:bodyDiv w:val="1"/>
      <w:marLeft w:val="0"/>
      <w:marRight w:val="0"/>
      <w:marTop w:val="0"/>
      <w:marBottom w:val="0"/>
      <w:divBdr>
        <w:top w:val="none" w:sz="0" w:space="0" w:color="auto"/>
        <w:left w:val="none" w:sz="0" w:space="0" w:color="auto"/>
        <w:bottom w:val="none" w:sz="0" w:space="0" w:color="auto"/>
        <w:right w:val="none" w:sz="0" w:space="0" w:color="auto"/>
      </w:divBdr>
    </w:div>
    <w:div w:id="1833064354">
      <w:bodyDiv w:val="1"/>
      <w:marLeft w:val="0"/>
      <w:marRight w:val="0"/>
      <w:marTop w:val="0"/>
      <w:marBottom w:val="0"/>
      <w:divBdr>
        <w:top w:val="none" w:sz="0" w:space="0" w:color="auto"/>
        <w:left w:val="none" w:sz="0" w:space="0" w:color="auto"/>
        <w:bottom w:val="none" w:sz="0" w:space="0" w:color="auto"/>
        <w:right w:val="none" w:sz="0" w:space="0" w:color="auto"/>
      </w:divBdr>
    </w:div>
    <w:div w:id="1843276581">
      <w:bodyDiv w:val="1"/>
      <w:marLeft w:val="0"/>
      <w:marRight w:val="0"/>
      <w:marTop w:val="0"/>
      <w:marBottom w:val="0"/>
      <w:divBdr>
        <w:top w:val="none" w:sz="0" w:space="0" w:color="auto"/>
        <w:left w:val="none" w:sz="0" w:space="0" w:color="auto"/>
        <w:bottom w:val="none" w:sz="0" w:space="0" w:color="auto"/>
        <w:right w:val="none" w:sz="0" w:space="0" w:color="auto"/>
      </w:divBdr>
    </w:div>
    <w:div w:id="1858227877">
      <w:bodyDiv w:val="1"/>
      <w:marLeft w:val="0"/>
      <w:marRight w:val="0"/>
      <w:marTop w:val="0"/>
      <w:marBottom w:val="0"/>
      <w:divBdr>
        <w:top w:val="none" w:sz="0" w:space="0" w:color="auto"/>
        <w:left w:val="none" w:sz="0" w:space="0" w:color="auto"/>
        <w:bottom w:val="none" w:sz="0" w:space="0" w:color="auto"/>
        <w:right w:val="none" w:sz="0" w:space="0" w:color="auto"/>
      </w:divBdr>
    </w:div>
    <w:div w:id="1877153133">
      <w:bodyDiv w:val="1"/>
      <w:marLeft w:val="0"/>
      <w:marRight w:val="0"/>
      <w:marTop w:val="0"/>
      <w:marBottom w:val="0"/>
      <w:divBdr>
        <w:top w:val="none" w:sz="0" w:space="0" w:color="auto"/>
        <w:left w:val="none" w:sz="0" w:space="0" w:color="auto"/>
        <w:bottom w:val="none" w:sz="0" w:space="0" w:color="auto"/>
        <w:right w:val="none" w:sz="0" w:space="0" w:color="auto"/>
      </w:divBdr>
    </w:div>
    <w:div w:id="1877816295">
      <w:bodyDiv w:val="1"/>
      <w:marLeft w:val="0"/>
      <w:marRight w:val="0"/>
      <w:marTop w:val="0"/>
      <w:marBottom w:val="0"/>
      <w:divBdr>
        <w:top w:val="none" w:sz="0" w:space="0" w:color="auto"/>
        <w:left w:val="none" w:sz="0" w:space="0" w:color="auto"/>
        <w:bottom w:val="none" w:sz="0" w:space="0" w:color="auto"/>
        <w:right w:val="none" w:sz="0" w:space="0" w:color="auto"/>
      </w:divBdr>
    </w:div>
    <w:div w:id="1887452509">
      <w:bodyDiv w:val="1"/>
      <w:marLeft w:val="0"/>
      <w:marRight w:val="0"/>
      <w:marTop w:val="0"/>
      <w:marBottom w:val="0"/>
      <w:divBdr>
        <w:top w:val="none" w:sz="0" w:space="0" w:color="auto"/>
        <w:left w:val="none" w:sz="0" w:space="0" w:color="auto"/>
        <w:bottom w:val="none" w:sz="0" w:space="0" w:color="auto"/>
        <w:right w:val="none" w:sz="0" w:space="0" w:color="auto"/>
      </w:divBdr>
    </w:div>
    <w:div w:id="1900969266">
      <w:bodyDiv w:val="1"/>
      <w:marLeft w:val="0"/>
      <w:marRight w:val="0"/>
      <w:marTop w:val="0"/>
      <w:marBottom w:val="0"/>
      <w:divBdr>
        <w:top w:val="none" w:sz="0" w:space="0" w:color="auto"/>
        <w:left w:val="none" w:sz="0" w:space="0" w:color="auto"/>
        <w:bottom w:val="none" w:sz="0" w:space="0" w:color="auto"/>
        <w:right w:val="none" w:sz="0" w:space="0" w:color="auto"/>
      </w:divBdr>
    </w:div>
    <w:div w:id="1911840822">
      <w:bodyDiv w:val="1"/>
      <w:marLeft w:val="0"/>
      <w:marRight w:val="0"/>
      <w:marTop w:val="0"/>
      <w:marBottom w:val="0"/>
      <w:divBdr>
        <w:top w:val="none" w:sz="0" w:space="0" w:color="auto"/>
        <w:left w:val="none" w:sz="0" w:space="0" w:color="auto"/>
        <w:bottom w:val="none" w:sz="0" w:space="0" w:color="auto"/>
        <w:right w:val="none" w:sz="0" w:space="0" w:color="auto"/>
      </w:divBdr>
    </w:div>
    <w:div w:id="1929996055">
      <w:bodyDiv w:val="1"/>
      <w:marLeft w:val="0"/>
      <w:marRight w:val="0"/>
      <w:marTop w:val="0"/>
      <w:marBottom w:val="0"/>
      <w:divBdr>
        <w:top w:val="none" w:sz="0" w:space="0" w:color="auto"/>
        <w:left w:val="none" w:sz="0" w:space="0" w:color="auto"/>
        <w:bottom w:val="none" w:sz="0" w:space="0" w:color="auto"/>
        <w:right w:val="none" w:sz="0" w:space="0" w:color="auto"/>
      </w:divBdr>
    </w:div>
    <w:div w:id="1931233060">
      <w:bodyDiv w:val="1"/>
      <w:marLeft w:val="0"/>
      <w:marRight w:val="0"/>
      <w:marTop w:val="0"/>
      <w:marBottom w:val="0"/>
      <w:divBdr>
        <w:top w:val="none" w:sz="0" w:space="0" w:color="auto"/>
        <w:left w:val="none" w:sz="0" w:space="0" w:color="auto"/>
        <w:bottom w:val="none" w:sz="0" w:space="0" w:color="auto"/>
        <w:right w:val="none" w:sz="0" w:space="0" w:color="auto"/>
      </w:divBdr>
    </w:div>
    <w:div w:id="1947271860">
      <w:bodyDiv w:val="1"/>
      <w:marLeft w:val="0"/>
      <w:marRight w:val="0"/>
      <w:marTop w:val="0"/>
      <w:marBottom w:val="0"/>
      <w:divBdr>
        <w:top w:val="none" w:sz="0" w:space="0" w:color="auto"/>
        <w:left w:val="none" w:sz="0" w:space="0" w:color="auto"/>
        <w:bottom w:val="none" w:sz="0" w:space="0" w:color="auto"/>
        <w:right w:val="none" w:sz="0" w:space="0" w:color="auto"/>
      </w:divBdr>
    </w:div>
    <w:div w:id="1959604419">
      <w:bodyDiv w:val="1"/>
      <w:marLeft w:val="0"/>
      <w:marRight w:val="0"/>
      <w:marTop w:val="0"/>
      <w:marBottom w:val="0"/>
      <w:divBdr>
        <w:top w:val="none" w:sz="0" w:space="0" w:color="auto"/>
        <w:left w:val="none" w:sz="0" w:space="0" w:color="auto"/>
        <w:bottom w:val="none" w:sz="0" w:space="0" w:color="auto"/>
        <w:right w:val="none" w:sz="0" w:space="0" w:color="auto"/>
      </w:divBdr>
    </w:div>
    <w:div w:id="1968851621">
      <w:bodyDiv w:val="1"/>
      <w:marLeft w:val="0"/>
      <w:marRight w:val="0"/>
      <w:marTop w:val="0"/>
      <w:marBottom w:val="0"/>
      <w:divBdr>
        <w:top w:val="none" w:sz="0" w:space="0" w:color="auto"/>
        <w:left w:val="none" w:sz="0" w:space="0" w:color="auto"/>
        <w:bottom w:val="none" w:sz="0" w:space="0" w:color="auto"/>
        <w:right w:val="none" w:sz="0" w:space="0" w:color="auto"/>
      </w:divBdr>
    </w:div>
    <w:div w:id="1968968479">
      <w:bodyDiv w:val="1"/>
      <w:marLeft w:val="0"/>
      <w:marRight w:val="0"/>
      <w:marTop w:val="0"/>
      <w:marBottom w:val="0"/>
      <w:divBdr>
        <w:top w:val="none" w:sz="0" w:space="0" w:color="auto"/>
        <w:left w:val="none" w:sz="0" w:space="0" w:color="auto"/>
        <w:bottom w:val="none" w:sz="0" w:space="0" w:color="auto"/>
        <w:right w:val="none" w:sz="0" w:space="0" w:color="auto"/>
      </w:divBdr>
      <w:divsChild>
        <w:div w:id="116685634">
          <w:marLeft w:val="0"/>
          <w:marRight w:val="0"/>
          <w:marTop w:val="0"/>
          <w:marBottom w:val="0"/>
          <w:divBdr>
            <w:top w:val="none" w:sz="0" w:space="0" w:color="auto"/>
            <w:left w:val="none" w:sz="0" w:space="0" w:color="auto"/>
            <w:bottom w:val="none" w:sz="0" w:space="0" w:color="auto"/>
            <w:right w:val="none" w:sz="0" w:space="0" w:color="auto"/>
          </w:divBdr>
        </w:div>
        <w:div w:id="177547339">
          <w:marLeft w:val="0"/>
          <w:marRight w:val="0"/>
          <w:marTop w:val="0"/>
          <w:marBottom w:val="0"/>
          <w:divBdr>
            <w:top w:val="none" w:sz="0" w:space="0" w:color="auto"/>
            <w:left w:val="none" w:sz="0" w:space="0" w:color="auto"/>
            <w:bottom w:val="none" w:sz="0" w:space="0" w:color="auto"/>
            <w:right w:val="none" w:sz="0" w:space="0" w:color="auto"/>
          </w:divBdr>
        </w:div>
        <w:div w:id="737093388">
          <w:marLeft w:val="0"/>
          <w:marRight w:val="0"/>
          <w:marTop w:val="0"/>
          <w:marBottom w:val="0"/>
          <w:divBdr>
            <w:top w:val="none" w:sz="0" w:space="0" w:color="auto"/>
            <w:left w:val="none" w:sz="0" w:space="0" w:color="auto"/>
            <w:bottom w:val="none" w:sz="0" w:space="0" w:color="auto"/>
            <w:right w:val="none" w:sz="0" w:space="0" w:color="auto"/>
          </w:divBdr>
        </w:div>
        <w:div w:id="769857298">
          <w:marLeft w:val="0"/>
          <w:marRight w:val="0"/>
          <w:marTop w:val="0"/>
          <w:marBottom w:val="0"/>
          <w:divBdr>
            <w:top w:val="none" w:sz="0" w:space="0" w:color="auto"/>
            <w:left w:val="none" w:sz="0" w:space="0" w:color="auto"/>
            <w:bottom w:val="none" w:sz="0" w:space="0" w:color="auto"/>
            <w:right w:val="none" w:sz="0" w:space="0" w:color="auto"/>
          </w:divBdr>
        </w:div>
        <w:div w:id="898905782">
          <w:marLeft w:val="0"/>
          <w:marRight w:val="0"/>
          <w:marTop w:val="0"/>
          <w:marBottom w:val="0"/>
          <w:divBdr>
            <w:top w:val="none" w:sz="0" w:space="0" w:color="auto"/>
            <w:left w:val="none" w:sz="0" w:space="0" w:color="auto"/>
            <w:bottom w:val="none" w:sz="0" w:space="0" w:color="auto"/>
            <w:right w:val="none" w:sz="0" w:space="0" w:color="auto"/>
          </w:divBdr>
        </w:div>
        <w:div w:id="1724258156">
          <w:marLeft w:val="0"/>
          <w:marRight w:val="0"/>
          <w:marTop w:val="0"/>
          <w:marBottom w:val="0"/>
          <w:divBdr>
            <w:top w:val="none" w:sz="0" w:space="0" w:color="auto"/>
            <w:left w:val="none" w:sz="0" w:space="0" w:color="auto"/>
            <w:bottom w:val="none" w:sz="0" w:space="0" w:color="auto"/>
            <w:right w:val="none" w:sz="0" w:space="0" w:color="auto"/>
          </w:divBdr>
        </w:div>
      </w:divsChild>
    </w:div>
    <w:div w:id="1969626305">
      <w:bodyDiv w:val="1"/>
      <w:marLeft w:val="0"/>
      <w:marRight w:val="0"/>
      <w:marTop w:val="0"/>
      <w:marBottom w:val="0"/>
      <w:divBdr>
        <w:top w:val="none" w:sz="0" w:space="0" w:color="auto"/>
        <w:left w:val="none" w:sz="0" w:space="0" w:color="auto"/>
        <w:bottom w:val="none" w:sz="0" w:space="0" w:color="auto"/>
        <w:right w:val="none" w:sz="0" w:space="0" w:color="auto"/>
      </w:divBdr>
    </w:div>
    <w:div w:id="1973750245">
      <w:bodyDiv w:val="1"/>
      <w:marLeft w:val="0"/>
      <w:marRight w:val="0"/>
      <w:marTop w:val="0"/>
      <w:marBottom w:val="0"/>
      <w:divBdr>
        <w:top w:val="none" w:sz="0" w:space="0" w:color="auto"/>
        <w:left w:val="none" w:sz="0" w:space="0" w:color="auto"/>
        <w:bottom w:val="none" w:sz="0" w:space="0" w:color="auto"/>
        <w:right w:val="none" w:sz="0" w:space="0" w:color="auto"/>
      </w:divBdr>
    </w:div>
    <w:div w:id="1984432984">
      <w:bodyDiv w:val="1"/>
      <w:marLeft w:val="0"/>
      <w:marRight w:val="0"/>
      <w:marTop w:val="0"/>
      <w:marBottom w:val="0"/>
      <w:divBdr>
        <w:top w:val="none" w:sz="0" w:space="0" w:color="auto"/>
        <w:left w:val="none" w:sz="0" w:space="0" w:color="auto"/>
        <w:bottom w:val="none" w:sz="0" w:space="0" w:color="auto"/>
        <w:right w:val="none" w:sz="0" w:space="0" w:color="auto"/>
      </w:divBdr>
    </w:div>
    <w:div w:id="1991474460">
      <w:bodyDiv w:val="1"/>
      <w:marLeft w:val="0"/>
      <w:marRight w:val="0"/>
      <w:marTop w:val="0"/>
      <w:marBottom w:val="0"/>
      <w:divBdr>
        <w:top w:val="none" w:sz="0" w:space="0" w:color="auto"/>
        <w:left w:val="none" w:sz="0" w:space="0" w:color="auto"/>
        <w:bottom w:val="none" w:sz="0" w:space="0" w:color="auto"/>
        <w:right w:val="none" w:sz="0" w:space="0" w:color="auto"/>
      </w:divBdr>
    </w:div>
    <w:div w:id="1995059205">
      <w:bodyDiv w:val="1"/>
      <w:marLeft w:val="0"/>
      <w:marRight w:val="0"/>
      <w:marTop w:val="0"/>
      <w:marBottom w:val="0"/>
      <w:divBdr>
        <w:top w:val="none" w:sz="0" w:space="0" w:color="auto"/>
        <w:left w:val="none" w:sz="0" w:space="0" w:color="auto"/>
        <w:bottom w:val="none" w:sz="0" w:space="0" w:color="auto"/>
        <w:right w:val="none" w:sz="0" w:space="0" w:color="auto"/>
      </w:divBdr>
    </w:div>
    <w:div w:id="2000385570">
      <w:bodyDiv w:val="1"/>
      <w:marLeft w:val="0"/>
      <w:marRight w:val="0"/>
      <w:marTop w:val="0"/>
      <w:marBottom w:val="0"/>
      <w:divBdr>
        <w:top w:val="none" w:sz="0" w:space="0" w:color="auto"/>
        <w:left w:val="none" w:sz="0" w:space="0" w:color="auto"/>
        <w:bottom w:val="none" w:sz="0" w:space="0" w:color="auto"/>
        <w:right w:val="none" w:sz="0" w:space="0" w:color="auto"/>
      </w:divBdr>
    </w:div>
    <w:div w:id="2001955384">
      <w:bodyDiv w:val="1"/>
      <w:marLeft w:val="0"/>
      <w:marRight w:val="0"/>
      <w:marTop w:val="0"/>
      <w:marBottom w:val="0"/>
      <w:divBdr>
        <w:top w:val="none" w:sz="0" w:space="0" w:color="auto"/>
        <w:left w:val="none" w:sz="0" w:space="0" w:color="auto"/>
        <w:bottom w:val="none" w:sz="0" w:space="0" w:color="auto"/>
        <w:right w:val="none" w:sz="0" w:space="0" w:color="auto"/>
      </w:divBdr>
    </w:div>
    <w:div w:id="2008438545">
      <w:bodyDiv w:val="1"/>
      <w:marLeft w:val="0"/>
      <w:marRight w:val="0"/>
      <w:marTop w:val="0"/>
      <w:marBottom w:val="0"/>
      <w:divBdr>
        <w:top w:val="none" w:sz="0" w:space="0" w:color="auto"/>
        <w:left w:val="none" w:sz="0" w:space="0" w:color="auto"/>
        <w:bottom w:val="none" w:sz="0" w:space="0" w:color="auto"/>
        <w:right w:val="none" w:sz="0" w:space="0" w:color="auto"/>
      </w:divBdr>
    </w:div>
    <w:div w:id="2012485383">
      <w:bodyDiv w:val="1"/>
      <w:marLeft w:val="0"/>
      <w:marRight w:val="0"/>
      <w:marTop w:val="0"/>
      <w:marBottom w:val="0"/>
      <w:divBdr>
        <w:top w:val="none" w:sz="0" w:space="0" w:color="auto"/>
        <w:left w:val="none" w:sz="0" w:space="0" w:color="auto"/>
        <w:bottom w:val="none" w:sz="0" w:space="0" w:color="auto"/>
        <w:right w:val="none" w:sz="0" w:space="0" w:color="auto"/>
      </w:divBdr>
    </w:div>
    <w:div w:id="2017999348">
      <w:bodyDiv w:val="1"/>
      <w:marLeft w:val="0"/>
      <w:marRight w:val="0"/>
      <w:marTop w:val="0"/>
      <w:marBottom w:val="0"/>
      <w:divBdr>
        <w:top w:val="none" w:sz="0" w:space="0" w:color="auto"/>
        <w:left w:val="none" w:sz="0" w:space="0" w:color="auto"/>
        <w:bottom w:val="none" w:sz="0" w:space="0" w:color="auto"/>
        <w:right w:val="none" w:sz="0" w:space="0" w:color="auto"/>
      </w:divBdr>
    </w:div>
    <w:div w:id="2022001833">
      <w:bodyDiv w:val="1"/>
      <w:marLeft w:val="0"/>
      <w:marRight w:val="0"/>
      <w:marTop w:val="0"/>
      <w:marBottom w:val="0"/>
      <w:divBdr>
        <w:top w:val="none" w:sz="0" w:space="0" w:color="auto"/>
        <w:left w:val="none" w:sz="0" w:space="0" w:color="auto"/>
        <w:bottom w:val="none" w:sz="0" w:space="0" w:color="auto"/>
        <w:right w:val="none" w:sz="0" w:space="0" w:color="auto"/>
      </w:divBdr>
    </w:div>
    <w:div w:id="2025015245">
      <w:bodyDiv w:val="1"/>
      <w:marLeft w:val="0"/>
      <w:marRight w:val="0"/>
      <w:marTop w:val="0"/>
      <w:marBottom w:val="0"/>
      <w:divBdr>
        <w:top w:val="none" w:sz="0" w:space="0" w:color="auto"/>
        <w:left w:val="none" w:sz="0" w:space="0" w:color="auto"/>
        <w:bottom w:val="none" w:sz="0" w:space="0" w:color="auto"/>
        <w:right w:val="none" w:sz="0" w:space="0" w:color="auto"/>
      </w:divBdr>
    </w:div>
    <w:div w:id="2029015317">
      <w:bodyDiv w:val="1"/>
      <w:marLeft w:val="0"/>
      <w:marRight w:val="0"/>
      <w:marTop w:val="0"/>
      <w:marBottom w:val="0"/>
      <w:divBdr>
        <w:top w:val="none" w:sz="0" w:space="0" w:color="auto"/>
        <w:left w:val="none" w:sz="0" w:space="0" w:color="auto"/>
        <w:bottom w:val="none" w:sz="0" w:space="0" w:color="auto"/>
        <w:right w:val="none" w:sz="0" w:space="0" w:color="auto"/>
      </w:divBdr>
    </w:div>
    <w:div w:id="2031905663">
      <w:bodyDiv w:val="1"/>
      <w:marLeft w:val="0"/>
      <w:marRight w:val="0"/>
      <w:marTop w:val="0"/>
      <w:marBottom w:val="0"/>
      <w:divBdr>
        <w:top w:val="none" w:sz="0" w:space="0" w:color="auto"/>
        <w:left w:val="none" w:sz="0" w:space="0" w:color="auto"/>
        <w:bottom w:val="none" w:sz="0" w:space="0" w:color="auto"/>
        <w:right w:val="none" w:sz="0" w:space="0" w:color="auto"/>
      </w:divBdr>
    </w:div>
    <w:div w:id="2037464139">
      <w:bodyDiv w:val="1"/>
      <w:marLeft w:val="0"/>
      <w:marRight w:val="0"/>
      <w:marTop w:val="0"/>
      <w:marBottom w:val="0"/>
      <w:divBdr>
        <w:top w:val="none" w:sz="0" w:space="0" w:color="auto"/>
        <w:left w:val="none" w:sz="0" w:space="0" w:color="auto"/>
        <w:bottom w:val="none" w:sz="0" w:space="0" w:color="auto"/>
        <w:right w:val="none" w:sz="0" w:space="0" w:color="auto"/>
      </w:divBdr>
    </w:div>
    <w:div w:id="2059474352">
      <w:bodyDiv w:val="1"/>
      <w:marLeft w:val="0"/>
      <w:marRight w:val="0"/>
      <w:marTop w:val="0"/>
      <w:marBottom w:val="0"/>
      <w:divBdr>
        <w:top w:val="none" w:sz="0" w:space="0" w:color="auto"/>
        <w:left w:val="none" w:sz="0" w:space="0" w:color="auto"/>
        <w:bottom w:val="none" w:sz="0" w:space="0" w:color="auto"/>
        <w:right w:val="none" w:sz="0" w:space="0" w:color="auto"/>
      </w:divBdr>
    </w:div>
    <w:div w:id="2096512144">
      <w:bodyDiv w:val="1"/>
      <w:marLeft w:val="0"/>
      <w:marRight w:val="0"/>
      <w:marTop w:val="0"/>
      <w:marBottom w:val="0"/>
      <w:divBdr>
        <w:top w:val="none" w:sz="0" w:space="0" w:color="auto"/>
        <w:left w:val="none" w:sz="0" w:space="0" w:color="auto"/>
        <w:bottom w:val="none" w:sz="0" w:space="0" w:color="auto"/>
        <w:right w:val="none" w:sz="0" w:space="0" w:color="auto"/>
      </w:divBdr>
    </w:div>
    <w:div w:id="2101874306">
      <w:bodyDiv w:val="1"/>
      <w:marLeft w:val="0"/>
      <w:marRight w:val="0"/>
      <w:marTop w:val="0"/>
      <w:marBottom w:val="0"/>
      <w:divBdr>
        <w:top w:val="none" w:sz="0" w:space="0" w:color="auto"/>
        <w:left w:val="none" w:sz="0" w:space="0" w:color="auto"/>
        <w:bottom w:val="none" w:sz="0" w:space="0" w:color="auto"/>
        <w:right w:val="none" w:sz="0" w:space="0" w:color="auto"/>
      </w:divBdr>
    </w:div>
    <w:div w:id="2105370118">
      <w:bodyDiv w:val="1"/>
      <w:marLeft w:val="0"/>
      <w:marRight w:val="0"/>
      <w:marTop w:val="0"/>
      <w:marBottom w:val="0"/>
      <w:divBdr>
        <w:top w:val="none" w:sz="0" w:space="0" w:color="auto"/>
        <w:left w:val="none" w:sz="0" w:space="0" w:color="auto"/>
        <w:bottom w:val="none" w:sz="0" w:space="0" w:color="auto"/>
        <w:right w:val="none" w:sz="0" w:space="0" w:color="auto"/>
      </w:divBdr>
    </w:div>
    <w:div w:id="2123842643">
      <w:bodyDiv w:val="1"/>
      <w:marLeft w:val="0"/>
      <w:marRight w:val="0"/>
      <w:marTop w:val="0"/>
      <w:marBottom w:val="0"/>
      <w:divBdr>
        <w:top w:val="none" w:sz="0" w:space="0" w:color="auto"/>
        <w:left w:val="none" w:sz="0" w:space="0" w:color="auto"/>
        <w:bottom w:val="none" w:sz="0" w:space="0" w:color="auto"/>
        <w:right w:val="none" w:sz="0" w:space="0" w:color="auto"/>
      </w:divBdr>
    </w:div>
    <w:div w:id="2136629941">
      <w:bodyDiv w:val="1"/>
      <w:marLeft w:val="0"/>
      <w:marRight w:val="0"/>
      <w:marTop w:val="0"/>
      <w:marBottom w:val="0"/>
      <w:divBdr>
        <w:top w:val="none" w:sz="0" w:space="0" w:color="auto"/>
        <w:left w:val="none" w:sz="0" w:space="0" w:color="auto"/>
        <w:bottom w:val="none" w:sz="0" w:space="0" w:color="auto"/>
        <w:right w:val="none" w:sz="0" w:space="0" w:color="auto"/>
      </w:divBdr>
    </w:div>
    <w:div w:id="21389837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yperlink" Target="https://doi.org/10.1111/bjso.12326" TargetMode="External"/><Relationship Id="rId26" Type="http://schemas.openxmlformats.org/officeDocument/2006/relationships/hyperlink" Target="https://doi.org/10.1146/annurev-soc-070308-115926" TargetMode="External"/><Relationship Id="rId3" Type="http://schemas.openxmlformats.org/officeDocument/2006/relationships/styles" Target="styles.xml"/><Relationship Id="rId21" Type="http://schemas.openxmlformats.org/officeDocument/2006/relationships/hyperlink" Target="https://doi.org/10.1111/1468-4446.12747"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doi.org/10.1111/ajsp.12476" TargetMode="External"/><Relationship Id="rId25" Type="http://schemas.openxmlformats.org/officeDocument/2006/relationships/hyperlink" Target="https://doi.org/10.1177/1745691616635596" TargetMode="External"/><Relationship Id="rId2" Type="http://schemas.openxmlformats.org/officeDocument/2006/relationships/numbering" Target="numbering.xml"/><Relationship Id="rId16" Type="http://schemas.openxmlformats.org/officeDocument/2006/relationships/hyperlink" Target="https://doi.org/10.3389/fsoc.2022.806458" TargetMode="External"/><Relationship Id="rId20" Type="http://schemas.openxmlformats.org/officeDocument/2006/relationships/hyperlink" Target="https://doi.org/10.1007/s11211-023-00419-5" TargetMode="External"/><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doi.org/10.1126/science.1251936" TargetMode="External"/><Relationship Id="rId5" Type="http://schemas.openxmlformats.org/officeDocument/2006/relationships/webSettings" Target="webSettings.xml"/><Relationship Id="rId15" Type="http://schemas.openxmlformats.org/officeDocument/2006/relationships/hyperlink" Target="https://doi.org/10.1007/s10888-020-09471-6" TargetMode="External"/><Relationship Id="rId23" Type="http://schemas.openxmlformats.org/officeDocument/2006/relationships/hyperlink" Target="https://doi.org/10.1111/soc4.12884" TargetMode="External"/><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yperlink" Target="https://doi.org/10.1111/j.1469-8129.2011.00523.x"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doi.org/10.1093/0199267669.001.0001" TargetMode="External"/><Relationship Id="rId22" Type="http://schemas.openxmlformats.org/officeDocument/2006/relationships/hyperlink" Target="https://doi.org/10.1073/pnas.1706253114" TargetMode="External"/><Relationship Id="rId27" Type="http://schemas.openxmlformats.org/officeDocument/2006/relationships/hyperlink" Target="https://doi.org/10.1007/s11109-017-9399-3" TargetMode="Externa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43BE8EBD-2922-4E68-91E9-894637284209}"/>
      </w:docPartPr>
      <w:docPartBody>
        <w:p w:rsidR="00A52B95" w:rsidRDefault="00DE5F3E">
          <w:r w:rsidRPr="006F7EA8">
            <w:rPr>
              <w:rStyle w:val="PlaceholderText"/>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5F3E"/>
    <w:rsid w:val="000435CF"/>
    <w:rsid w:val="00061827"/>
    <w:rsid w:val="001A35EA"/>
    <w:rsid w:val="001B246F"/>
    <w:rsid w:val="003B3272"/>
    <w:rsid w:val="00742C28"/>
    <w:rsid w:val="008006DE"/>
    <w:rsid w:val="00804E71"/>
    <w:rsid w:val="00964128"/>
    <w:rsid w:val="00A52B95"/>
    <w:rsid w:val="00A73CD2"/>
    <w:rsid w:val="00B9300F"/>
    <w:rsid w:val="00BC01E6"/>
    <w:rsid w:val="00C175EF"/>
    <w:rsid w:val="00CB5D76"/>
    <w:rsid w:val="00DA7269"/>
    <w:rsid w:val="00DE5F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E5F3E"/>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31EE838-368E-42EA-BFF8-7A87BBEA9BEF}">
  <we:reference id="wa104380917" version="1.0.1.0" store="en-US" storeType="OMEX"/>
  <we:alternateReferences>
    <we:reference id="WA104380917" version="1.0.1.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E9AA23-3B93-C74F-BF64-FAA18814EF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517</TotalTime>
  <Pages>30</Pages>
  <Words>65972</Words>
  <Characters>376042</Characters>
  <Application>Microsoft Office Word</Application>
  <DocSecurity>0</DocSecurity>
  <Lines>3133</Lines>
  <Paragraphs>882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441132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Arturo Bertero</dc:creator>
  <cp:keywords/>
  <dc:description/>
  <cp:lastModifiedBy>arturo bertero</cp:lastModifiedBy>
  <cp:revision>53</cp:revision>
  <dcterms:created xsi:type="dcterms:W3CDTF">2024-04-19T08:58:00Z</dcterms:created>
  <dcterms:modified xsi:type="dcterms:W3CDTF">2024-04-24T10:35:00Z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id="5qjVNFOC"/&gt;&lt;style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GrammarlyDocumentId">
    <vt:lpwstr>7fe3a33cb613a059769c063f04363cf0e241ac21bfe31b703186de4b7f4320c7</vt:lpwstr>
  </property>
</Properties>
</file>